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0D2C" w:rsidRDefault="00780D2C" w:rsidP="00DF76FC">
      <w:pPr>
        <w:tabs>
          <w:tab w:val="left" w:pos="1843"/>
        </w:tabs>
        <w:spacing w:line="320" w:lineRule="atLeast"/>
        <w:ind w:left="100" w:right="100"/>
      </w:pPr>
    </w:p>
    <w:p w:rsidR="00D36639" w:rsidRDefault="00D36639" w:rsidP="00DF76FC">
      <w:pPr>
        <w:tabs>
          <w:tab w:val="left" w:pos="1843"/>
        </w:tabs>
        <w:spacing w:line="320" w:lineRule="atLeast"/>
        <w:ind w:left="100" w:right="100"/>
      </w:pPr>
    </w:p>
    <w:p w:rsidR="00D36639" w:rsidRDefault="00D36639" w:rsidP="00DF76FC">
      <w:pPr>
        <w:tabs>
          <w:tab w:val="left" w:pos="1843"/>
        </w:tabs>
        <w:spacing w:line="320" w:lineRule="atLeast"/>
        <w:ind w:left="100" w:right="100"/>
      </w:pPr>
    </w:p>
    <w:p w:rsidR="00D36639" w:rsidRDefault="00D36639" w:rsidP="00DF76FC">
      <w:pPr>
        <w:tabs>
          <w:tab w:val="left" w:pos="1843"/>
        </w:tabs>
        <w:spacing w:line="320" w:lineRule="atLeast"/>
        <w:ind w:left="100" w:right="100"/>
      </w:pPr>
    </w:p>
    <w:p w:rsidR="00D36639" w:rsidRDefault="00D36639" w:rsidP="00DF76FC">
      <w:pPr>
        <w:tabs>
          <w:tab w:val="left" w:pos="1843"/>
        </w:tabs>
        <w:spacing w:line="320" w:lineRule="atLeast"/>
        <w:ind w:left="100" w:right="100"/>
      </w:pPr>
    </w:p>
    <w:p w:rsidR="00D36639" w:rsidRDefault="00D36639" w:rsidP="00DF76FC">
      <w:pPr>
        <w:tabs>
          <w:tab w:val="left" w:pos="1843"/>
        </w:tabs>
        <w:spacing w:line="320" w:lineRule="atLeast"/>
        <w:ind w:left="100" w:right="100"/>
      </w:pPr>
    </w:p>
    <w:p w:rsidR="00D36639" w:rsidRDefault="00D36639" w:rsidP="00DF76FC">
      <w:pPr>
        <w:tabs>
          <w:tab w:val="left" w:pos="1843"/>
        </w:tabs>
        <w:spacing w:line="320" w:lineRule="atLeast"/>
        <w:ind w:left="100" w:right="100"/>
      </w:pPr>
    </w:p>
    <w:p w:rsidR="00D36639" w:rsidRDefault="00D36639" w:rsidP="00DF76FC">
      <w:pPr>
        <w:tabs>
          <w:tab w:val="left" w:pos="1843"/>
        </w:tabs>
        <w:spacing w:line="320" w:lineRule="atLeast"/>
        <w:ind w:left="100" w:right="100"/>
      </w:pPr>
    </w:p>
    <w:p w:rsidR="00780D2C" w:rsidRDefault="00780D2C" w:rsidP="00780D2C">
      <w:pPr>
        <w:spacing w:line="320" w:lineRule="atLeast"/>
        <w:ind w:left="100" w:right="100"/>
      </w:pPr>
    </w:p>
    <w:p w:rsidR="002B305E" w:rsidRDefault="00770243" w:rsidP="00780D2C">
      <w:pPr>
        <w:spacing w:line="320" w:lineRule="atLeast"/>
        <w:ind w:left="100" w:right="100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551" type="#_x0000_t202" style="position:absolute;left:0;text-align:left;margin-left:13.45pt;margin-top:3.8pt;width:460.05pt;height:172.95pt;z-index:251658240;v-text-anchor:middle" fillcolor="#d9e2f3 [664]">
            <v:textbox inset="5.85pt,.7pt,5.85pt,.7pt">
              <w:txbxContent>
                <w:p w:rsidR="007A1AF0" w:rsidRPr="00D36639" w:rsidRDefault="007A1AF0" w:rsidP="00D36639">
                  <w:pPr>
                    <w:spacing w:line="276" w:lineRule="auto"/>
                    <w:ind w:left="100" w:right="100"/>
                    <w:jc w:val="center"/>
                    <w:rPr>
                      <w:rFonts w:ascii="メイリオ" w:eastAsia="メイリオ" w:hAnsi="メイリオ" w:cs="メイリオ"/>
                      <w:b/>
                      <w:color w:val="1F3864" w:themeColor="accent5" w:themeShade="80"/>
                      <w:sz w:val="48"/>
                      <w:szCs w:val="48"/>
                    </w:rPr>
                  </w:pPr>
                  <w:r w:rsidRPr="00D36639">
                    <w:rPr>
                      <w:rFonts w:ascii="メイリオ" w:eastAsia="メイリオ" w:hAnsi="メイリオ" w:cs="メイリオ" w:hint="eastAsia"/>
                      <w:b/>
                      <w:color w:val="1F3864" w:themeColor="accent5" w:themeShade="80"/>
                      <w:sz w:val="48"/>
                      <w:szCs w:val="48"/>
                    </w:rPr>
                    <w:t>【開発計画表システム】</w:t>
                  </w:r>
                </w:p>
                <w:p w:rsidR="007A1AF0" w:rsidRPr="00D36639" w:rsidRDefault="007A1AF0" w:rsidP="00F33B48">
                  <w:pPr>
                    <w:spacing w:line="276" w:lineRule="auto"/>
                    <w:ind w:left="100" w:right="100"/>
                    <w:jc w:val="center"/>
                    <w:rPr>
                      <w:rFonts w:ascii="メイリオ" w:eastAsia="メイリオ" w:hAnsi="メイリオ" w:cs="メイリオ"/>
                      <w:b/>
                      <w:color w:val="1F3864" w:themeColor="accent5" w:themeShade="80"/>
                      <w:sz w:val="56"/>
                      <w:szCs w:val="56"/>
                    </w:rPr>
                  </w:pPr>
                  <w:r w:rsidRPr="00F33B48">
                    <w:rPr>
                      <w:rFonts w:ascii="メイリオ" w:eastAsia="メイリオ" w:hAnsi="メイリオ" w:cs="メイリオ" w:hint="eastAsia"/>
                      <w:b/>
                      <w:color w:val="1F3864" w:themeColor="accent5" w:themeShade="80"/>
                      <w:sz w:val="56"/>
                      <w:szCs w:val="56"/>
                    </w:rPr>
                    <w:t>Webサイトの設定</w:t>
                  </w:r>
                  <w:r>
                    <w:rPr>
                      <w:rFonts w:ascii="メイリオ" w:eastAsia="メイリオ" w:hAnsi="メイリオ" w:cs="メイリオ" w:hint="eastAsia"/>
                      <w:b/>
                      <w:color w:val="1F3864" w:themeColor="accent5" w:themeShade="80"/>
                      <w:sz w:val="56"/>
                      <w:szCs w:val="56"/>
                    </w:rPr>
                    <w:t>手順</w:t>
                  </w:r>
                </w:p>
              </w:txbxContent>
            </v:textbox>
          </v:shape>
        </w:pict>
      </w:r>
    </w:p>
    <w:p w:rsidR="002B305E" w:rsidRDefault="002B305E" w:rsidP="00780D2C">
      <w:pPr>
        <w:spacing w:line="320" w:lineRule="atLeast"/>
        <w:ind w:left="100" w:right="100"/>
      </w:pPr>
    </w:p>
    <w:p w:rsidR="002B305E" w:rsidRDefault="002B305E" w:rsidP="00780D2C">
      <w:pPr>
        <w:spacing w:line="320" w:lineRule="atLeast"/>
        <w:ind w:left="100" w:right="100"/>
      </w:pPr>
    </w:p>
    <w:p w:rsidR="002B305E" w:rsidRDefault="002B305E" w:rsidP="00780D2C">
      <w:pPr>
        <w:spacing w:line="320" w:lineRule="atLeast"/>
        <w:ind w:left="100" w:right="100"/>
      </w:pPr>
    </w:p>
    <w:p w:rsidR="002B305E" w:rsidRDefault="002B305E" w:rsidP="00780D2C">
      <w:pPr>
        <w:spacing w:line="320" w:lineRule="atLeast"/>
        <w:ind w:left="100" w:right="100"/>
      </w:pPr>
    </w:p>
    <w:p w:rsidR="002B305E" w:rsidRDefault="002B305E" w:rsidP="00780D2C">
      <w:pPr>
        <w:spacing w:line="320" w:lineRule="atLeast"/>
        <w:ind w:left="100" w:right="100"/>
      </w:pPr>
    </w:p>
    <w:p w:rsidR="00D36639" w:rsidRDefault="00D36639" w:rsidP="00780D2C">
      <w:pPr>
        <w:spacing w:line="320" w:lineRule="atLeast"/>
        <w:ind w:left="100" w:right="100"/>
      </w:pPr>
    </w:p>
    <w:p w:rsidR="00D36639" w:rsidRDefault="00D36639" w:rsidP="00780D2C">
      <w:pPr>
        <w:spacing w:line="320" w:lineRule="atLeast"/>
        <w:ind w:left="100" w:right="100"/>
      </w:pPr>
    </w:p>
    <w:p w:rsidR="00D36639" w:rsidRDefault="00D36639" w:rsidP="00780D2C">
      <w:pPr>
        <w:spacing w:line="320" w:lineRule="atLeast"/>
        <w:ind w:left="100" w:right="100"/>
      </w:pPr>
    </w:p>
    <w:p w:rsidR="00D36639" w:rsidRDefault="00D36639" w:rsidP="00780D2C">
      <w:pPr>
        <w:spacing w:line="320" w:lineRule="atLeast"/>
        <w:ind w:left="100" w:right="100"/>
      </w:pPr>
    </w:p>
    <w:p w:rsidR="00D36639" w:rsidRDefault="00D36639" w:rsidP="00780D2C">
      <w:pPr>
        <w:spacing w:line="320" w:lineRule="atLeast"/>
        <w:ind w:left="100" w:right="100"/>
      </w:pPr>
    </w:p>
    <w:p w:rsidR="00D36639" w:rsidRDefault="00D36639" w:rsidP="00780D2C">
      <w:pPr>
        <w:spacing w:line="320" w:lineRule="atLeast"/>
        <w:ind w:left="100" w:right="100"/>
      </w:pPr>
    </w:p>
    <w:p w:rsidR="00780D2C" w:rsidRDefault="00780D2C" w:rsidP="00780D2C">
      <w:pPr>
        <w:spacing w:line="320" w:lineRule="atLeast"/>
        <w:ind w:left="100" w:right="100"/>
      </w:pPr>
    </w:p>
    <w:p w:rsidR="00F0277B" w:rsidRDefault="00F0277B" w:rsidP="00F0277B">
      <w:pPr>
        <w:ind w:left="100" w:right="100"/>
      </w:pPr>
    </w:p>
    <w:p w:rsidR="002B305E" w:rsidRDefault="002B305E" w:rsidP="00F0277B">
      <w:pPr>
        <w:ind w:left="100" w:right="100"/>
      </w:pPr>
    </w:p>
    <w:p w:rsidR="002B305E" w:rsidRDefault="002B305E" w:rsidP="00F0277B">
      <w:pPr>
        <w:ind w:left="100" w:right="100"/>
      </w:pPr>
    </w:p>
    <w:p w:rsidR="002B305E" w:rsidRDefault="002B305E" w:rsidP="00F0277B">
      <w:pPr>
        <w:ind w:left="100" w:right="100"/>
      </w:pPr>
    </w:p>
    <w:p w:rsidR="002B305E" w:rsidRDefault="002B305E" w:rsidP="00F0277B">
      <w:pPr>
        <w:ind w:left="100" w:right="100"/>
      </w:pPr>
    </w:p>
    <w:p w:rsidR="002B305E" w:rsidRDefault="002B305E" w:rsidP="00F0277B">
      <w:pPr>
        <w:ind w:left="100" w:right="100"/>
      </w:pPr>
    </w:p>
    <w:p w:rsidR="002B305E" w:rsidRDefault="002B305E" w:rsidP="00F0277B">
      <w:pPr>
        <w:ind w:left="100" w:right="100"/>
      </w:pPr>
    </w:p>
    <w:p w:rsidR="002B305E" w:rsidRDefault="002B305E" w:rsidP="00F0277B">
      <w:pPr>
        <w:ind w:left="100" w:right="100"/>
      </w:pPr>
    </w:p>
    <w:p w:rsidR="002B305E" w:rsidRDefault="002B305E" w:rsidP="00F0277B">
      <w:pPr>
        <w:ind w:left="100" w:right="100"/>
      </w:pPr>
    </w:p>
    <w:p w:rsidR="002B305E" w:rsidRDefault="002B305E" w:rsidP="00F0277B">
      <w:pPr>
        <w:ind w:left="100" w:right="100"/>
      </w:pPr>
    </w:p>
    <w:p w:rsidR="00780D2C" w:rsidRDefault="00527ADC" w:rsidP="00E81711">
      <w:pPr>
        <w:pStyle w:val="ab"/>
        <w:ind w:left="800" w:right="800"/>
      </w:pPr>
      <w:r>
        <w:br/>
      </w:r>
      <w:r>
        <w:rPr>
          <w:rFonts w:hint="eastAsia"/>
        </w:rPr>
        <w:t>第</w:t>
      </w:r>
      <w:r w:rsidR="002B305E">
        <w:rPr>
          <w:rFonts w:hint="eastAsia"/>
        </w:rPr>
        <w:t xml:space="preserve"> </w:t>
      </w:r>
      <w:r>
        <w:rPr>
          <w:rFonts w:hint="eastAsia"/>
        </w:rPr>
        <w:t>1</w:t>
      </w:r>
      <w:r w:rsidR="002B305E">
        <w:rPr>
          <w:rFonts w:hint="eastAsia"/>
        </w:rPr>
        <w:t>.</w:t>
      </w:r>
      <w:r w:rsidR="00770243">
        <w:rPr>
          <w:rFonts w:hint="eastAsia"/>
        </w:rPr>
        <w:t>2</w:t>
      </w:r>
      <w:r>
        <w:rPr>
          <w:rFonts w:hint="eastAsia"/>
        </w:rPr>
        <w:t>版</w:t>
      </w:r>
    </w:p>
    <w:p w:rsidR="005F4AC3" w:rsidRDefault="005F4AC3" w:rsidP="005F4AC3">
      <w:pPr>
        <w:ind w:left="100" w:right="100"/>
      </w:pPr>
    </w:p>
    <w:p w:rsidR="00C5003D" w:rsidRDefault="00C5003D" w:rsidP="005F4AC3">
      <w:pPr>
        <w:ind w:left="100" w:right="100"/>
      </w:pPr>
    </w:p>
    <w:tbl>
      <w:tblPr>
        <w:tblW w:w="0" w:type="auto"/>
        <w:jc w:val="center"/>
        <w:tblLook w:val="0680" w:firstRow="0" w:lastRow="0" w:firstColumn="1" w:lastColumn="0" w:noHBand="1" w:noVBand="1"/>
      </w:tblPr>
      <w:tblGrid>
        <w:gridCol w:w="1555"/>
        <w:gridCol w:w="3969"/>
      </w:tblGrid>
      <w:tr w:rsidR="00527ADC" w:rsidTr="00F540A3">
        <w:trPr>
          <w:trHeight w:val="397"/>
          <w:jc w:val="center"/>
        </w:trPr>
        <w:tc>
          <w:tcPr>
            <w:tcW w:w="1555" w:type="dxa"/>
            <w:shd w:val="clear" w:color="auto" w:fill="D9E2F3" w:themeFill="accent5" w:themeFillTint="33"/>
            <w:vAlign w:val="center"/>
          </w:tcPr>
          <w:p w:rsidR="00527ADC" w:rsidRDefault="00527ADC" w:rsidP="00166F0C">
            <w:pPr>
              <w:ind w:left="100" w:right="100"/>
              <w:jc w:val="distribute"/>
            </w:pPr>
            <w:r>
              <w:rPr>
                <w:rFonts w:hint="eastAsia"/>
              </w:rPr>
              <w:t>作成者</w:t>
            </w:r>
          </w:p>
        </w:tc>
        <w:tc>
          <w:tcPr>
            <w:tcW w:w="3969" w:type="dxa"/>
            <w:vAlign w:val="center"/>
          </w:tcPr>
          <w:p w:rsidR="00527ADC" w:rsidRDefault="002B305E" w:rsidP="00166F0C">
            <w:pPr>
              <w:ind w:left="100" w:right="100"/>
              <w:jc w:val="both"/>
            </w:pPr>
            <w:r>
              <w:rPr>
                <w:rFonts w:hint="eastAsia"/>
              </w:rPr>
              <w:t>株式会社システムエグゼ</w:t>
            </w:r>
            <w:bookmarkStart w:id="0" w:name="_GoBack"/>
            <w:bookmarkEnd w:id="0"/>
          </w:p>
        </w:tc>
      </w:tr>
      <w:tr w:rsidR="00527ADC" w:rsidTr="00F540A3">
        <w:trPr>
          <w:trHeight w:val="397"/>
          <w:jc w:val="center"/>
        </w:trPr>
        <w:tc>
          <w:tcPr>
            <w:tcW w:w="1555" w:type="dxa"/>
            <w:shd w:val="clear" w:color="auto" w:fill="D9E2F3" w:themeFill="accent5" w:themeFillTint="33"/>
            <w:vAlign w:val="center"/>
          </w:tcPr>
          <w:p w:rsidR="00527ADC" w:rsidRDefault="00527ADC" w:rsidP="00166F0C">
            <w:pPr>
              <w:ind w:left="100" w:right="100"/>
              <w:jc w:val="distribute"/>
            </w:pPr>
            <w:r>
              <w:rPr>
                <w:rFonts w:hint="eastAsia"/>
              </w:rPr>
              <w:t>作成日</w:t>
            </w:r>
          </w:p>
        </w:tc>
        <w:sdt>
          <w:sdtPr>
            <w:alias w:val="作成日"/>
            <w:tag w:val="作成日"/>
            <w:id w:val="-2123832805"/>
            <w:placeholder>
              <w:docPart w:val="DefaultPlaceholder_1081868576"/>
            </w:placeholder>
            <w:date w:fullDate="2017-03-21T00:00:00Z">
              <w:dateFormat w:val="yyyy'年'M'月'd'日'"/>
              <w:lid w:val="ja-JP"/>
              <w:storeMappedDataAs w:val="dateTime"/>
              <w:calendar w:val="gregorian"/>
            </w:date>
          </w:sdtPr>
          <w:sdtEndPr/>
          <w:sdtContent>
            <w:tc>
              <w:tcPr>
                <w:tcW w:w="3969" w:type="dxa"/>
                <w:vAlign w:val="center"/>
              </w:tcPr>
              <w:p w:rsidR="00527ADC" w:rsidRDefault="002B305E" w:rsidP="002B305E">
                <w:pPr>
                  <w:ind w:left="100" w:right="100"/>
                  <w:jc w:val="both"/>
                </w:pPr>
                <w:r>
                  <w:rPr>
                    <w:rFonts w:hint="eastAsia"/>
                  </w:rPr>
                  <w:t>2017</w:t>
                </w:r>
                <w:r>
                  <w:rPr>
                    <w:rFonts w:hint="eastAsia"/>
                  </w:rPr>
                  <w:t>年</w:t>
                </w:r>
                <w:r>
                  <w:rPr>
                    <w:rFonts w:hint="eastAsia"/>
                  </w:rPr>
                  <w:t>3</w:t>
                </w:r>
                <w:r>
                  <w:rPr>
                    <w:rFonts w:hint="eastAsia"/>
                  </w:rPr>
                  <w:t>月</w:t>
                </w:r>
                <w:r>
                  <w:rPr>
                    <w:rFonts w:hint="eastAsia"/>
                  </w:rPr>
                  <w:t>21</w:t>
                </w:r>
                <w:r>
                  <w:rPr>
                    <w:rFonts w:hint="eastAsia"/>
                  </w:rPr>
                  <w:t>日</w:t>
                </w:r>
              </w:p>
            </w:tc>
          </w:sdtContent>
        </w:sdt>
      </w:tr>
      <w:tr w:rsidR="00527ADC" w:rsidTr="00F540A3">
        <w:trPr>
          <w:trHeight w:val="397"/>
          <w:jc w:val="center"/>
        </w:trPr>
        <w:tc>
          <w:tcPr>
            <w:tcW w:w="1555" w:type="dxa"/>
            <w:shd w:val="clear" w:color="auto" w:fill="D9E2F3" w:themeFill="accent5" w:themeFillTint="33"/>
            <w:vAlign w:val="center"/>
          </w:tcPr>
          <w:p w:rsidR="00527ADC" w:rsidRDefault="00527ADC" w:rsidP="00166F0C">
            <w:pPr>
              <w:ind w:left="100" w:right="100"/>
              <w:jc w:val="distribute"/>
            </w:pPr>
            <w:r>
              <w:rPr>
                <w:rFonts w:hint="eastAsia"/>
              </w:rPr>
              <w:t>最終更新日</w:t>
            </w:r>
          </w:p>
        </w:tc>
        <w:sdt>
          <w:sdtPr>
            <w:alias w:val="更新日"/>
            <w:tag w:val="更新日"/>
            <w:id w:val="709536508"/>
            <w:placeholder>
              <w:docPart w:val="DefaultPlaceholder_1081868576"/>
            </w:placeholder>
            <w:date w:fullDate="2019-06-21T00:00:00Z">
              <w:dateFormat w:val="yyyy'年'M'月'd'日'"/>
              <w:lid w:val="ja-JP"/>
              <w:storeMappedDataAs w:val="dateTime"/>
              <w:calendar w:val="gregorian"/>
            </w:date>
          </w:sdtPr>
          <w:sdtEndPr/>
          <w:sdtContent>
            <w:tc>
              <w:tcPr>
                <w:tcW w:w="3969" w:type="dxa"/>
                <w:vAlign w:val="center"/>
              </w:tcPr>
              <w:p w:rsidR="00527ADC" w:rsidRDefault="00A26878" w:rsidP="00A26878">
                <w:pPr>
                  <w:ind w:left="100" w:right="100"/>
                  <w:jc w:val="both"/>
                </w:pPr>
                <w:r>
                  <w:rPr>
                    <w:rFonts w:hint="eastAsia"/>
                  </w:rPr>
                  <w:t>2019</w:t>
                </w:r>
                <w:r w:rsidR="00367855">
                  <w:rPr>
                    <w:rFonts w:hint="eastAsia"/>
                  </w:rPr>
                  <w:t>年</w:t>
                </w:r>
                <w:r>
                  <w:t>6</w:t>
                </w:r>
                <w:r w:rsidR="00367855">
                  <w:rPr>
                    <w:rFonts w:hint="eastAsia"/>
                  </w:rPr>
                  <w:t>月</w:t>
                </w:r>
                <w:r>
                  <w:t>21</w:t>
                </w:r>
                <w:r w:rsidR="00367855">
                  <w:rPr>
                    <w:rFonts w:hint="eastAsia"/>
                  </w:rPr>
                  <w:t>日</w:t>
                </w:r>
              </w:p>
            </w:tc>
          </w:sdtContent>
        </w:sdt>
      </w:tr>
    </w:tbl>
    <w:p w:rsidR="00C5003D" w:rsidRDefault="00C5003D" w:rsidP="005F4AC3">
      <w:pPr>
        <w:ind w:left="100" w:right="100"/>
      </w:pPr>
    </w:p>
    <w:p w:rsidR="00C5003D" w:rsidRDefault="00C5003D" w:rsidP="005F4AC3">
      <w:pPr>
        <w:ind w:left="100" w:right="100"/>
      </w:pPr>
    </w:p>
    <w:p w:rsidR="008B28C9" w:rsidRDefault="008B28C9">
      <w:pPr>
        <w:widowControl/>
        <w:snapToGrid/>
        <w:ind w:left="100" w:right="100"/>
      </w:pPr>
      <w:r>
        <w:br w:type="page"/>
      </w:r>
    </w:p>
    <w:sdt>
      <w:sdtPr>
        <w:rPr>
          <w:rFonts w:asciiTheme="minorHAnsi" w:eastAsia="ＭＳ Ｐ明朝" w:hAnsiTheme="minorHAnsi" w:cstheme="minorBidi"/>
          <w:b w:val="0"/>
          <w:bCs w:val="0"/>
          <w:color w:val="auto"/>
          <w:kern w:val="2"/>
          <w:sz w:val="20"/>
          <w:szCs w:val="22"/>
          <w:lang w:val="ja-JP"/>
        </w:rPr>
        <w:id w:val="708959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9C151F" w:rsidRDefault="009C151F" w:rsidP="009C151F">
          <w:pPr>
            <w:pStyle w:val="af8"/>
            <w:ind w:left="100" w:right="100"/>
          </w:pPr>
          <w:r>
            <w:rPr>
              <w:lang w:val="ja-JP"/>
            </w:rPr>
            <w:t>目次</w:t>
          </w:r>
        </w:p>
        <w:p w:rsidR="00644B9A" w:rsidRDefault="000E5998">
          <w:pPr>
            <w:pStyle w:val="11"/>
            <w:tabs>
              <w:tab w:val="right" w:leader="dot" w:pos="10195"/>
            </w:tabs>
            <w:ind w:left="100" w:right="100"/>
            <w:rPr>
              <w:rFonts w:eastAsiaTheme="minorEastAsia"/>
              <w:noProof/>
              <w:sz w:val="21"/>
            </w:rPr>
          </w:pPr>
          <w:r>
            <w:fldChar w:fldCharType="begin"/>
          </w:r>
          <w:r w:rsidR="009C151F">
            <w:instrText xml:space="preserve"> TOC \o "1-3" \h \z \u </w:instrText>
          </w:r>
          <w:r>
            <w:fldChar w:fldCharType="separate"/>
          </w:r>
          <w:hyperlink w:anchor="_Toc524359873" w:history="1">
            <w:r w:rsidR="00644B9A" w:rsidRPr="00377A1F">
              <w:rPr>
                <w:rStyle w:val="af5"/>
                <w:noProof/>
              </w:rPr>
              <w:t>1.</w:t>
            </w:r>
            <w:r w:rsidR="00644B9A" w:rsidRPr="00377A1F">
              <w:rPr>
                <w:rStyle w:val="af5"/>
                <w:rFonts w:hint="eastAsia"/>
                <w:noProof/>
              </w:rPr>
              <w:t xml:space="preserve"> </w:t>
            </w:r>
            <w:r w:rsidR="00644B9A" w:rsidRPr="00377A1F">
              <w:rPr>
                <w:rStyle w:val="af5"/>
                <w:rFonts w:hint="eastAsia"/>
                <w:noProof/>
              </w:rPr>
              <w:t>グループの定義作成（事前準備）</w:t>
            </w:r>
            <w:r w:rsidR="00644B9A">
              <w:rPr>
                <w:noProof/>
                <w:webHidden/>
              </w:rPr>
              <w:tab/>
            </w:r>
            <w:r w:rsidR="00644B9A">
              <w:rPr>
                <w:noProof/>
                <w:webHidden/>
              </w:rPr>
              <w:fldChar w:fldCharType="begin"/>
            </w:r>
            <w:r w:rsidR="00644B9A">
              <w:rPr>
                <w:noProof/>
                <w:webHidden/>
              </w:rPr>
              <w:instrText xml:space="preserve"> PAGEREF _Toc524359873 \h </w:instrText>
            </w:r>
            <w:r w:rsidR="00644B9A">
              <w:rPr>
                <w:noProof/>
                <w:webHidden/>
              </w:rPr>
            </w:r>
            <w:r w:rsidR="00644B9A">
              <w:rPr>
                <w:noProof/>
                <w:webHidden/>
              </w:rPr>
              <w:fldChar w:fldCharType="separate"/>
            </w:r>
            <w:r w:rsidR="00644B9A">
              <w:rPr>
                <w:noProof/>
                <w:webHidden/>
              </w:rPr>
              <w:t>3</w:t>
            </w:r>
            <w:r w:rsidR="00644B9A">
              <w:rPr>
                <w:noProof/>
                <w:webHidden/>
              </w:rPr>
              <w:fldChar w:fldCharType="end"/>
            </w:r>
          </w:hyperlink>
        </w:p>
        <w:p w:rsidR="00644B9A" w:rsidRDefault="00770243">
          <w:pPr>
            <w:pStyle w:val="21"/>
            <w:tabs>
              <w:tab w:val="right" w:leader="dot" w:pos="10195"/>
            </w:tabs>
            <w:ind w:right="100"/>
            <w:rPr>
              <w:rFonts w:eastAsiaTheme="minorEastAsia"/>
              <w:noProof/>
              <w:sz w:val="21"/>
            </w:rPr>
          </w:pPr>
          <w:hyperlink w:anchor="_Toc524359874" w:history="1">
            <w:r w:rsidR="00644B9A" w:rsidRPr="00377A1F">
              <w:rPr>
                <w:rStyle w:val="af5"/>
                <w:noProof/>
              </w:rPr>
              <w:t>1-1.</w:t>
            </w:r>
            <w:r w:rsidR="00644B9A" w:rsidRPr="00377A1F">
              <w:rPr>
                <w:rStyle w:val="af5"/>
                <w:rFonts w:hint="eastAsia"/>
                <w:noProof/>
              </w:rPr>
              <w:t xml:space="preserve"> </w:t>
            </w:r>
            <w:r w:rsidR="00644B9A" w:rsidRPr="00377A1F">
              <w:rPr>
                <w:rStyle w:val="af5"/>
                <w:rFonts w:hint="eastAsia"/>
                <w:noProof/>
              </w:rPr>
              <w:t>ローカルグループの作成</w:t>
            </w:r>
            <w:r w:rsidR="00644B9A">
              <w:rPr>
                <w:noProof/>
                <w:webHidden/>
              </w:rPr>
              <w:tab/>
            </w:r>
            <w:r w:rsidR="00644B9A">
              <w:rPr>
                <w:noProof/>
                <w:webHidden/>
              </w:rPr>
              <w:fldChar w:fldCharType="begin"/>
            </w:r>
            <w:r w:rsidR="00644B9A">
              <w:rPr>
                <w:noProof/>
                <w:webHidden/>
              </w:rPr>
              <w:instrText xml:space="preserve"> PAGEREF _Toc524359874 \h </w:instrText>
            </w:r>
            <w:r w:rsidR="00644B9A">
              <w:rPr>
                <w:noProof/>
                <w:webHidden/>
              </w:rPr>
            </w:r>
            <w:r w:rsidR="00644B9A">
              <w:rPr>
                <w:noProof/>
                <w:webHidden/>
              </w:rPr>
              <w:fldChar w:fldCharType="separate"/>
            </w:r>
            <w:r w:rsidR="00644B9A">
              <w:rPr>
                <w:noProof/>
                <w:webHidden/>
              </w:rPr>
              <w:t>3</w:t>
            </w:r>
            <w:r w:rsidR="00644B9A">
              <w:rPr>
                <w:noProof/>
                <w:webHidden/>
              </w:rPr>
              <w:fldChar w:fldCharType="end"/>
            </w:r>
          </w:hyperlink>
        </w:p>
        <w:p w:rsidR="00644B9A" w:rsidRDefault="00770243">
          <w:pPr>
            <w:pStyle w:val="11"/>
            <w:tabs>
              <w:tab w:val="right" w:leader="dot" w:pos="10195"/>
            </w:tabs>
            <w:ind w:left="100" w:right="100"/>
            <w:rPr>
              <w:rFonts w:eastAsiaTheme="minorEastAsia"/>
              <w:noProof/>
              <w:sz w:val="21"/>
            </w:rPr>
          </w:pPr>
          <w:hyperlink w:anchor="_Toc524359875" w:history="1">
            <w:r w:rsidR="00644B9A" w:rsidRPr="00377A1F">
              <w:rPr>
                <w:rStyle w:val="af5"/>
                <w:noProof/>
              </w:rPr>
              <w:t>2. WebApi</w:t>
            </w:r>
            <w:r w:rsidR="00644B9A" w:rsidRPr="00377A1F">
              <w:rPr>
                <w:rStyle w:val="af5"/>
                <w:rFonts w:hint="eastAsia"/>
                <w:noProof/>
              </w:rPr>
              <w:t>サイトの設定</w:t>
            </w:r>
            <w:r w:rsidR="00644B9A">
              <w:rPr>
                <w:noProof/>
                <w:webHidden/>
              </w:rPr>
              <w:tab/>
            </w:r>
            <w:r w:rsidR="00644B9A">
              <w:rPr>
                <w:noProof/>
                <w:webHidden/>
              </w:rPr>
              <w:fldChar w:fldCharType="begin"/>
            </w:r>
            <w:r w:rsidR="00644B9A">
              <w:rPr>
                <w:noProof/>
                <w:webHidden/>
              </w:rPr>
              <w:instrText xml:space="preserve"> PAGEREF _Toc524359875 \h </w:instrText>
            </w:r>
            <w:r w:rsidR="00644B9A">
              <w:rPr>
                <w:noProof/>
                <w:webHidden/>
              </w:rPr>
            </w:r>
            <w:r w:rsidR="00644B9A">
              <w:rPr>
                <w:noProof/>
                <w:webHidden/>
              </w:rPr>
              <w:fldChar w:fldCharType="separate"/>
            </w:r>
            <w:r w:rsidR="00644B9A">
              <w:rPr>
                <w:noProof/>
                <w:webHidden/>
              </w:rPr>
              <w:t>5</w:t>
            </w:r>
            <w:r w:rsidR="00644B9A">
              <w:rPr>
                <w:noProof/>
                <w:webHidden/>
              </w:rPr>
              <w:fldChar w:fldCharType="end"/>
            </w:r>
          </w:hyperlink>
        </w:p>
        <w:p w:rsidR="00644B9A" w:rsidRDefault="00770243">
          <w:pPr>
            <w:pStyle w:val="21"/>
            <w:tabs>
              <w:tab w:val="right" w:leader="dot" w:pos="10195"/>
            </w:tabs>
            <w:ind w:right="100"/>
            <w:rPr>
              <w:rFonts w:eastAsiaTheme="minorEastAsia"/>
              <w:noProof/>
              <w:sz w:val="21"/>
            </w:rPr>
          </w:pPr>
          <w:hyperlink w:anchor="_Toc524359876" w:history="1">
            <w:r w:rsidR="00644B9A" w:rsidRPr="00377A1F">
              <w:rPr>
                <w:rStyle w:val="af5"/>
                <w:noProof/>
              </w:rPr>
              <w:t>2-1. Web</w:t>
            </w:r>
            <w:r w:rsidR="00644B9A" w:rsidRPr="00377A1F">
              <w:rPr>
                <w:rStyle w:val="af5"/>
                <w:rFonts w:hint="eastAsia"/>
                <w:noProof/>
              </w:rPr>
              <w:t>サイトの追加</w:t>
            </w:r>
            <w:r w:rsidR="00644B9A">
              <w:rPr>
                <w:noProof/>
                <w:webHidden/>
              </w:rPr>
              <w:tab/>
            </w:r>
            <w:r w:rsidR="00644B9A">
              <w:rPr>
                <w:noProof/>
                <w:webHidden/>
              </w:rPr>
              <w:fldChar w:fldCharType="begin"/>
            </w:r>
            <w:r w:rsidR="00644B9A">
              <w:rPr>
                <w:noProof/>
                <w:webHidden/>
              </w:rPr>
              <w:instrText xml:space="preserve"> PAGEREF _Toc524359876 \h </w:instrText>
            </w:r>
            <w:r w:rsidR="00644B9A">
              <w:rPr>
                <w:noProof/>
                <w:webHidden/>
              </w:rPr>
            </w:r>
            <w:r w:rsidR="00644B9A">
              <w:rPr>
                <w:noProof/>
                <w:webHidden/>
              </w:rPr>
              <w:fldChar w:fldCharType="separate"/>
            </w:r>
            <w:r w:rsidR="00644B9A">
              <w:rPr>
                <w:noProof/>
                <w:webHidden/>
              </w:rPr>
              <w:t>5</w:t>
            </w:r>
            <w:r w:rsidR="00644B9A">
              <w:rPr>
                <w:noProof/>
                <w:webHidden/>
              </w:rPr>
              <w:fldChar w:fldCharType="end"/>
            </w:r>
          </w:hyperlink>
        </w:p>
        <w:p w:rsidR="00644B9A" w:rsidRDefault="00770243">
          <w:pPr>
            <w:pStyle w:val="31"/>
            <w:tabs>
              <w:tab w:val="right" w:leader="dot" w:pos="10195"/>
            </w:tabs>
            <w:ind w:right="100"/>
            <w:rPr>
              <w:rFonts w:eastAsiaTheme="minorEastAsia"/>
              <w:noProof/>
              <w:sz w:val="21"/>
            </w:rPr>
          </w:pPr>
          <w:hyperlink w:anchor="_Toc524359877" w:history="1">
            <w:r w:rsidR="00644B9A" w:rsidRPr="00377A1F">
              <w:rPr>
                <w:rStyle w:val="af5"/>
                <w:noProof/>
              </w:rPr>
              <w:t>2-1-1.</w:t>
            </w:r>
            <w:r w:rsidR="00644B9A" w:rsidRPr="00377A1F">
              <w:rPr>
                <w:rStyle w:val="af5"/>
                <w:rFonts w:hint="eastAsia"/>
                <w:noProof/>
              </w:rPr>
              <w:t xml:space="preserve"> </w:t>
            </w:r>
            <w:r w:rsidR="00644B9A" w:rsidRPr="00377A1F">
              <w:rPr>
                <w:rStyle w:val="af5"/>
                <w:rFonts w:hint="eastAsia"/>
                <w:noProof/>
              </w:rPr>
              <w:t>リモート接続</w:t>
            </w:r>
            <w:r w:rsidR="00644B9A">
              <w:rPr>
                <w:noProof/>
                <w:webHidden/>
              </w:rPr>
              <w:tab/>
            </w:r>
            <w:r w:rsidR="00644B9A">
              <w:rPr>
                <w:noProof/>
                <w:webHidden/>
              </w:rPr>
              <w:fldChar w:fldCharType="begin"/>
            </w:r>
            <w:r w:rsidR="00644B9A">
              <w:rPr>
                <w:noProof/>
                <w:webHidden/>
              </w:rPr>
              <w:instrText xml:space="preserve"> PAGEREF _Toc524359877 \h </w:instrText>
            </w:r>
            <w:r w:rsidR="00644B9A">
              <w:rPr>
                <w:noProof/>
                <w:webHidden/>
              </w:rPr>
            </w:r>
            <w:r w:rsidR="00644B9A">
              <w:rPr>
                <w:noProof/>
                <w:webHidden/>
              </w:rPr>
              <w:fldChar w:fldCharType="separate"/>
            </w:r>
            <w:r w:rsidR="00644B9A">
              <w:rPr>
                <w:noProof/>
                <w:webHidden/>
              </w:rPr>
              <w:t>5</w:t>
            </w:r>
            <w:r w:rsidR="00644B9A">
              <w:rPr>
                <w:noProof/>
                <w:webHidden/>
              </w:rPr>
              <w:fldChar w:fldCharType="end"/>
            </w:r>
          </w:hyperlink>
        </w:p>
        <w:p w:rsidR="00644B9A" w:rsidRDefault="00770243">
          <w:pPr>
            <w:pStyle w:val="31"/>
            <w:tabs>
              <w:tab w:val="right" w:leader="dot" w:pos="10195"/>
            </w:tabs>
            <w:ind w:right="100"/>
            <w:rPr>
              <w:rFonts w:eastAsiaTheme="minorEastAsia"/>
              <w:noProof/>
              <w:sz w:val="21"/>
            </w:rPr>
          </w:pPr>
          <w:hyperlink w:anchor="_Toc524359878" w:history="1">
            <w:r w:rsidR="00644B9A" w:rsidRPr="00377A1F">
              <w:rPr>
                <w:rStyle w:val="af5"/>
                <w:noProof/>
              </w:rPr>
              <w:t>2-1-2.</w:t>
            </w:r>
            <w:r w:rsidR="00644B9A" w:rsidRPr="00377A1F">
              <w:rPr>
                <w:rStyle w:val="af5"/>
                <w:rFonts w:hint="eastAsia"/>
                <w:noProof/>
              </w:rPr>
              <w:t xml:space="preserve"> </w:t>
            </w:r>
            <w:r w:rsidR="00644B9A" w:rsidRPr="00377A1F">
              <w:rPr>
                <w:rStyle w:val="af5"/>
                <w:rFonts w:hint="eastAsia"/>
                <w:noProof/>
              </w:rPr>
              <w:t>インターネット</w:t>
            </w:r>
            <w:r w:rsidR="00644B9A" w:rsidRPr="00377A1F">
              <w:rPr>
                <w:rStyle w:val="af5"/>
                <w:noProof/>
              </w:rPr>
              <w:t xml:space="preserve"> </w:t>
            </w:r>
            <w:r w:rsidR="00644B9A" w:rsidRPr="00377A1F">
              <w:rPr>
                <w:rStyle w:val="af5"/>
                <w:rFonts w:hint="eastAsia"/>
                <w:noProof/>
              </w:rPr>
              <w:t>インフォメーション</w:t>
            </w:r>
            <w:r w:rsidR="00644B9A" w:rsidRPr="00377A1F">
              <w:rPr>
                <w:rStyle w:val="af5"/>
                <w:noProof/>
              </w:rPr>
              <w:t xml:space="preserve"> </w:t>
            </w:r>
            <w:r w:rsidR="00644B9A" w:rsidRPr="00377A1F">
              <w:rPr>
                <w:rStyle w:val="af5"/>
                <w:rFonts w:hint="eastAsia"/>
                <w:noProof/>
              </w:rPr>
              <w:t>サービス</w:t>
            </w:r>
            <w:r w:rsidR="00644B9A" w:rsidRPr="00377A1F">
              <w:rPr>
                <w:rStyle w:val="af5"/>
                <w:noProof/>
              </w:rPr>
              <w:t xml:space="preserve"> (IIS) </w:t>
            </w:r>
            <w:r w:rsidR="00644B9A" w:rsidRPr="00377A1F">
              <w:rPr>
                <w:rStyle w:val="af5"/>
                <w:rFonts w:hint="eastAsia"/>
                <w:noProof/>
              </w:rPr>
              <w:t>マネージャー起動</w:t>
            </w:r>
            <w:r w:rsidR="00644B9A">
              <w:rPr>
                <w:noProof/>
                <w:webHidden/>
              </w:rPr>
              <w:tab/>
            </w:r>
            <w:r w:rsidR="00644B9A">
              <w:rPr>
                <w:noProof/>
                <w:webHidden/>
              </w:rPr>
              <w:fldChar w:fldCharType="begin"/>
            </w:r>
            <w:r w:rsidR="00644B9A">
              <w:rPr>
                <w:noProof/>
                <w:webHidden/>
              </w:rPr>
              <w:instrText xml:space="preserve"> PAGEREF _Toc524359878 \h </w:instrText>
            </w:r>
            <w:r w:rsidR="00644B9A">
              <w:rPr>
                <w:noProof/>
                <w:webHidden/>
              </w:rPr>
            </w:r>
            <w:r w:rsidR="00644B9A">
              <w:rPr>
                <w:noProof/>
                <w:webHidden/>
              </w:rPr>
              <w:fldChar w:fldCharType="separate"/>
            </w:r>
            <w:r w:rsidR="00644B9A">
              <w:rPr>
                <w:noProof/>
                <w:webHidden/>
              </w:rPr>
              <w:t>5</w:t>
            </w:r>
            <w:r w:rsidR="00644B9A">
              <w:rPr>
                <w:noProof/>
                <w:webHidden/>
              </w:rPr>
              <w:fldChar w:fldCharType="end"/>
            </w:r>
          </w:hyperlink>
        </w:p>
        <w:p w:rsidR="00644B9A" w:rsidRDefault="00770243">
          <w:pPr>
            <w:pStyle w:val="31"/>
            <w:tabs>
              <w:tab w:val="right" w:leader="dot" w:pos="10195"/>
            </w:tabs>
            <w:ind w:right="100"/>
            <w:rPr>
              <w:rFonts w:eastAsiaTheme="minorEastAsia"/>
              <w:noProof/>
              <w:sz w:val="21"/>
            </w:rPr>
          </w:pPr>
          <w:hyperlink w:anchor="_Toc524359879" w:history="1">
            <w:r w:rsidR="00644B9A" w:rsidRPr="00377A1F">
              <w:rPr>
                <w:rStyle w:val="af5"/>
                <w:noProof/>
              </w:rPr>
              <w:t>2-1-3.</w:t>
            </w:r>
            <w:r w:rsidR="00644B9A" w:rsidRPr="00377A1F">
              <w:rPr>
                <w:rStyle w:val="af5"/>
                <w:rFonts w:hint="eastAsia"/>
                <w:noProof/>
              </w:rPr>
              <w:t xml:space="preserve"> </w:t>
            </w:r>
            <w:r w:rsidR="00644B9A" w:rsidRPr="00377A1F">
              <w:rPr>
                <w:rStyle w:val="af5"/>
                <w:rFonts w:hint="eastAsia"/>
                <w:noProof/>
              </w:rPr>
              <w:t>サイト</w:t>
            </w:r>
            <w:r w:rsidR="00644B9A">
              <w:rPr>
                <w:noProof/>
                <w:webHidden/>
              </w:rPr>
              <w:tab/>
            </w:r>
            <w:r w:rsidR="00644B9A">
              <w:rPr>
                <w:noProof/>
                <w:webHidden/>
              </w:rPr>
              <w:fldChar w:fldCharType="begin"/>
            </w:r>
            <w:r w:rsidR="00644B9A">
              <w:rPr>
                <w:noProof/>
                <w:webHidden/>
              </w:rPr>
              <w:instrText xml:space="preserve"> PAGEREF _Toc524359879 \h </w:instrText>
            </w:r>
            <w:r w:rsidR="00644B9A">
              <w:rPr>
                <w:noProof/>
                <w:webHidden/>
              </w:rPr>
            </w:r>
            <w:r w:rsidR="00644B9A">
              <w:rPr>
                <w:noProof/>
                <w:webHidden/>
              </w:rPr>
              <w:fldChar w:fldCharType="separate"/>
            </w:r>
            <w:r w:rsidR="00644B9A">
              <w:rPr>
                <w:noProof/>
                <w:webHidden/>
              </w:rPr>
              <w:t>5</w:t>
            </w:r>
            <w:r w:rsidR="00644B9A">
              <w:rPr>
                <w:noProof/>
                <w:webHidden/>
              </w:rPr>
              <w:fldChar w:fldCharType="end"/>
            </w:r>
          </w:hyperlink>
        </w:p>
        <w:p w:rsidR="00644B9A" w:rsidRDefault="00770243">
          <w:pPr>
            <w:pStyle w:val="31"/>
            <w:tabs>
              <w:tab w:val="right" w:leader="dot" w:pos="10195"/>
            </w:tabs>
            <w:ind w:right="100"/>
            <w:rPr>
              <w:rFonts w:eastAsiaTheme="minorEastAsia"/>
              <w:noProof/>
              <w:sz w:val="21"/>
            </w:rPr>
          </w:pPr>
          <w:hyperlink w:anchor="_Toc524359880" w:history="1">
            <w:r w:rsidR="00644B9A" w:rsidRPr="00377A1F">
              <w:rPr>
                <w:rStyle w:val="af5"/>
                <w:noProof/>
              </w:rPr>
              <w:t>2-1-4. Web</w:t>
            </w:r>
            <w:r w:rsidR="00644B9A" w:rsidRPr="00377A1F">
              <w:rPr>
                <w:rStyle w:val="af5"/>
                <w:rFonts w:hint="eastAsia"/>
                <w:noProof/>
              </w:rPr>
              <w:t>サイトの追加</w:t>
            </w:r>
            <w:r w:rsidR="00644B9A">
              <w:rPr>
                <w:noProof/>
                <w:webHidden/>
              </w:rPr>
              <w:tab/>
            </w:r>
            <w:r w:rsidR="00644B9A">
              <w:rPr>
                <w:noProof/>
                <w:webHidden/>
              </w:rPr>
              <w:fldChar w:fldCharType="begin"/>
            </w:r>
            <w:r w:rsidR="00644B9A">
              <w:rPr>
                <w:noProof/>
                <w:webHidden/>
              </w:rPr>
              <w:instrText xml:space="preserve"> PAGEREF _Toc524359880 \h </w:instrText>
            </w:r>
            <w:r w:rsidR="00644B9A">
              <w:rPr>
                <w:noProof/>
                <w:webHidden/>
              </w:rPr>
            </w:r>
            <w:r w:rsidR="00644B9A">
              <w:rPr>
                <w:noProof/>
                <w:webHidden/>
              </w:rPr>
              <w:fldChar w:fldCharType="separate"/>
            </w:r>
            <w:r w:rsidR="00644B9A">
              <w:rPr>
                <w:noProof/>
                <w:webHidden/>
              </w:rPr>
              <w:t>7</w:t>
            </w:r>
            <w:r w:rsidR="00644B9A">
              <w:rPr>
                <w:noProof/>
                <w:webHidden/>
              </w:rPr>
              <w:fldChar w:fldCharType="end"/>
            </w:r>
          </w:hyperlink>
        </w:p>
        <w:p w:rsidR="00644B9A" w:rsidRDefault="00770243">
          <w:pPr>
            <w:pStyle w:val="21"/>
            <w:tabs>
              <w:tab w:val="right" w:leader="dot" w:pos="10195"/>
            </w:tabs>
            <w:ind w:right="100"/>
            <w:rPr>
              <w:rFonts w:eastAsiaTheme="minorEastAsia"/>
              <w:noProof/>
              <w:sz w:val="21"/>
            </w:rPr>
          </w:pPr>
          <w:hyperlink w:anchor="_Toc524359881" w:history="1">
            <w:r w:rsidR="00644B9A" w:rsidRPr="00377A1F">
              <w:rPr>
                <w:rStyle w:val="af5"/>
                <w:noProof/>
              </w:rPr>
              <w:t>2-2.</w:t>
            </w:r>
            <w:r w:rsidR="00644B9A" w:rsidRPr="00377A1F">
              <w:rPr>
                <w:rStyle w:val="af5"/>
                <w:rFonts w:hint="eastAsia"/>
                <w:noProof/>
              </w:rPr>
              <w:t xml:space="preserve"> </w:t>
            </w:r>
            <w:r w:rsidR="00644B9A" w:rsidRPr="00377A1F">
              <w:rPr>
                <w:rStyle w:val="af5"/>
                <w:rFonts w:hint="eastAsia"/>
                <w:noProof/>
              </w:rPr>
              <w:t>アプリケーションプールの設定</w:t>
            </w:r>
            <w:r w:rsidR="00644B9A">
              <w:rPr>
                <w:noProof/>
                <w:webHidden/>
              </w:rPr>
              <w:tab/>
            </w:r>
            <w:r w:rsidR="00644B9A">
              <w:rPr>
                <w:noProof/>
                <w:webHidden/>
              </w:rPr>
              <w:fldChar w:fldCharType="begin"/>
            </w:r>
            <w:r w:rsidR="00644B9A">
              <w:rPr>
                <w:noProof/>
                <w:webHidden/>
              </w:rPr>
              <w:instrText xml:space="preserve"> PAGEREF _Toc524359881 \h </w:instrText>
            </w:r>
            <w:r w:rsidR="00644B9A">
              <w:rPr>
                <w:noProof/>
                <w:webHidden/>
              </w:rPr>
            </w:r>
            <w:r w:rsidR="00644B9A">
              <w:rPr>
                <w:noProof/>
                <w:webHidden/>
              </w:rPr>
              <w:fldChar w:fldCharType="separate"/>
            </w:r>
            <w:r w:rsidR="00644B9A">
              <w:rPr>
                <w:noProof/>
                <w:webHidden/>
              </w:rPr>
              <w:t>9</w:t>
            </w:r>
            <w:r w:rsidR="00644B9A">
              <w:rPr>
                <w:noProof/>
                <w:webHidden/>
              </w:rPr>
              <w:fldChar w:fldCharType="end"/>
            </w:r>
          </w:hyperlink>
        </w:p>
        <w:p w:rsidR="00644B9A" w:rsidRDefault="00770243">
          <w:pPr>
            <w:pStyle w:val="31"/>
            <w:tabs>
              <w:tab w:val="right" w:leader="dot" w:pos="10195"/>
            </w:tabs>
            <w:ind w:right="100"/>
            <w:rPr>
              <w:rFonts w:eastAsiaTheme="minorEastAsia"/>
              <w:noProof/>
              <w:sz w:val="21"/>
            </w:rPr>
          </w:pPr>
          <w:hyperlink w:anchor="_Toc524359882" w:history="1">
            <w:r w:rsidR="00644B9A" w:rsidRPr="00377A1F">
              <w:rPr>
                <w:rStyle w:val="af5"/>
                <w:noProof/>
              </w:rPr>
              <w:t xml:space="preserve">2-2-1. .NET Framework </w:t>
            </w:r>
            <w:r w:rsidR="00644B9A" w:rsidRPr="00377A1F">
              <w:rPr>
                <w:rStyle w:val="af5"/>
                <w:rFonts w:hint="eastAsia"/>
                <w:noProof/>
              </w:rPr>
              <w:t>のバージョン設定</w:t>
            </w:r>
            <w:r w:rsidR="00644B9A">
              <w:rPr>
                <w:noProof/>
                <w:webHidden/>
              </w:rPr>
              <w:tab/>
            </w:r>
            <w:r w:rsidR="00644B9A">
              <w:rPr>
                <w:noProof/>
                <w:webHidden/>
              </w:rPr>
              <w:fldChar w:fldCharType="begin"/>
            </w:r>
            <w:r w:rsidR="00644B9A">
              <w:rPr>
                <w:noProof/>
                <w:webHidden/>
              </w:rPr>
              <w:instrText xml:space="preserve"> PAGEREF _Toc524359882 \h </w:instrText>
            </w:r>
            <w:r w:rsidR="00644B9A">
              <w:rPr>
                <w:noProof/>
                <w:webHidden/>
              </w:rPr>
            </w:r>
            <w:r w:rsidR="00644B9A">
              <w:rPr>
                <w:noProof/>
                <w:webHidden/>
              </w:rPr>
              <w:fldChar w:fldCharType="separate"/>
            </w:r>
            <w:r w:rsidR="00644B9A">
              <w:rPr>
                <w:noProof/>
                <w:webHidden/>
              </w:rPr>
              <w:t>9</w:t>
            </w:r>
            <w:r w:rsidR="00644B9A">
              <w:rPr>
                <w:noProof/>
                <w:webHidden/>
              </w:rPr>
              <w:fldChar w:fldCharType="end"/>
            </w:r>
          </w:hyperlink>
        </w:p>
        <w:p w:rsidR="00644B9A" w:rsidRDefault="00770243">
          <w:pPr>
            <w:pStyle w:val="21"/>
            <w:tabs>
              <w:tab w:val="right" w:leader="dot" w:pos="10195"/>
            </w:tabs>
            <w:ind w:right="100"/>
            <w:rPr>
              <w:rFonts w:eastAsiaTheme="minorEastAsia"/>
              <w:noProof/>
              <w:sz w:val="21"/>
            </w:rPr>
          </w:pPr>
          <w:hyperlink w:anchor="_Toc524359883" w:history="1">
            <w:r w:rsidR="00644B9A" w:rsidRPr="00377A1F">
              <w:rPr>
                <w:rStyle w:val="af5"/>
                <w:noProof/>
              </w:rPr>
              <w:t>2-3.</w:t>
            </w:r>
            <w:r w:rsidR="00644B9A" w:rsidRPr="00377A1F">
              <w:rPr>
                <w:rStyle w:val="af5"/>
                <w:rFonts w:hint="eastAsia"/>
                <w:noProof/>
              </w:rPr>
              <w:t xml:space="preserve"> </w:t>
            </w:r>
            <w:r w:rsidR="00644B9A" w:rsidRPr="00377A1F">
              <w:rPr>
                <w:rStyle w:val="af5"/>
                <w:rFonts w:hint="eastAsia"/>
                <w:noProof/>
              </w:rPr>
              <w:t>アクセス許可の設定</w:t>
            </w:r>
            <w:r w:rsidR="00644B9A">
              <w:rPr>
                <w:noProof/>
                <w:webHidden/>
              </w:rPr>
              <w:tab/>
            </w:r>
            <w:r w:rsidR="00644B9A">
              <w:rPr>
                <w:noProof/>
                <w:webHidden/>
              </w:rPr>
              <w:fldChar w:fldCharType="begin"/>
            </w:r>
            <w:r w:rsidR="00644B9A">
              <w:rPr>
                <w:noProof/>
                <w:webHidden/>
              </w:rPr>
              <w:instrText xml:space="preserve"> PAGEREF _Toc524359883 \h </w:instrText>
            </w:r>
            <w:r w:rsidR="00644B9A">
              <w:rPr>
                <w:noProof/>
                <w:webHidden/>
              </w:rPr>
            </w:r>
            <w:r w:rsidR="00644B9A">
              <w:rPr>
                <w:noProof/>
                <w:webHidden/>
              </w:rPr>
              <w:fldChar w:fldCharType="separate"/>
            </w:r>
            <w:r w:rsidR="00644B9A">
              <w:rPr>
                <w:noProof/>
                <w:webHidden/>
              </w:rPr>
              <w:t>12</w:t>
            </w:r>
            <w:r w:rsidR="00644B9A">
              <w:rPr>
                <w:noProof/>
                <w:webHidden/>
              </w:rPr>
              <w:fldChar w:fldCharType="end"/>
            </w:r>
          </w:hyperlink>
        </w:p>
        <w:p w:rsidR="00644B9A" w:rsidRDefault="00770243">
          <w:pPr>
            <w:pStyle w:val="31"/>
            <w:tabs>
              <w:tab w:val="right" w:leader="dot" w:pos="10195"/>
            </w:tabs>
            <w:ind w:right="100"/>
            <w:rPr>
              <w:rFonts w:eastAsiaTheme="minorEastAsia"/>
              <w:noProof/>
              <w:sz w:val="21"/>
            </w:rPr>
          </w:pPr>
          <w:hyperlink w:anchor="_Toc524359884" w:history="1">
            <w:r w:rsidR="00644B9A" w:rsidRPr="00377A1F">
              <w:rPr>
                <w:rStyle w:val="af5"/>
                <w:noProof/>
              </w:rPr>
              <w:t>2-3-1.</w:t>
            </w:r>
            <w:r w:rsidR="00644B9A" w:rsidRPr="00377A1F">
              <w:rPr>
                <w:rStyle w:val="af5"/>
                <w:rFonts w:hint="eastAsia"/>
                <w:noProof/>
              </w:rPr>
              <w:t xml:space="preserve"> </w:t>
            </w:r>
            <w:r w:rsidR="00644B9A" w:rsidRPr="00377A1F">
              <w:rPr>
                <w:rStyle w:val="af5"/>
                <w:rFonts w:hint="eastAsia"/>
                <w:noProof/>
              </w:rPr>
              <w:t>「</w:t>
            </w:r>
            <w:r w:rsidR="00644B9A" w:rsidRPr="00377A1F">
              <w:rPr>
                <w:rStyle w:val="af5"/>
                <w:noProof/>
              </w:rPr>
              <w:t>IUSER</w:t>
            </w:r>
            <w:r w:rsidR="00644B9A" w:rsidRPr="00377A1F">
              <w:rPr>
                <w:rStyle w:val="af5"/>
                <w:rFonts w:hint="eastAsia"/>
                <w:noProof/>
              </w:rPr>
              <w:t>」のアクセス許可の設定</w:t>
            </w:r>
            <w:r w:rsidR="00644B9A">
              <w:rPr>
                <w:noProof/>
                <w:webHidden/>
              </w:rPr>
              <w:tab/>
            </w:r>
            <w:r w:rsidR="00644B9A">
              <w:rPr>
                <w:noProof/>
                <w:webHidden/>
              </w:rPr>
              <w:fldChar w:fldCharType="begin"/>
            </w:r>
            <w:r w:rsidR="00644B9A">
              <w:rPr>
                <w:noProof/>
                <w:webHidden/>
              </w:rPr>
              <w:instrText xml:space="preserve"> PAGEREF _Toc524359884 \h </w:instrText>
            </w:r>
            <w:r w:rsidR="00644B9A">
              <w:rPr>
                <w:noProof/>
                <w:webHidden/>
              </w:rPr>
            </w:r>
            <w:r w:rsidR="00644B9A">
              <w:rPr>
                <w:noProof/>
                <w:webHidden/>
              </w:rPr>
              <w:fldChar w:fldCharType="separate"/>
            </w:r>
            <w:r w:rsidR="00644B9A">
              <w:rPr>
                <w:noProof/>
                <w:webHidden/>
              </w:rPr>
              <w:t>12</w:t>
            </w:r>
            <w:r w:rsidR="00644B9A">
              <w:rPr>
                <w:noProof/>
                <w:webHidden/>
              </w:rPr>
              <w:fldChar w:fldCharType="end"/>
            </w:r>
          </w:hyperlink>
        </w:p>
        <w:p w:rsidR="00644B9A" w:rsidRDefault="00770243">
          <w:pPr>
            <w:pStyle w:val="31"/>
            <w:tabs>
              <w:tab w:val="right" w:leader="dot" w:pos="10195"/>
            </w:tabs>
            <w:ind w:right="100"/>
            <w:rPr>
              <w:rFonts w:eastAsiaTheme="minorEastAsia"/>
              <w:noProof/>
              <w:sz w:val="21"/>
            </w:rPr>
          </w:pPr>
          <w:hyperlink w:anchor="_Toc524359885" w:history="1">
            <w:r w:rsidR="00644B9A" w:rsidRPr="00377A1F">
              <w:rPr>
                <w:rStyle w:val="af5"/>
                <w:noProof/>
              </w:rPr>
              <w:t>2-3-2.</w:t>
            </w:r>
            <w:r w:rsidR="00644B9A" w:rsidRPr="00377A1F">
              <w:rPr>
                <w:rStyle w:val="af5"/>
                <w:rFonts w:hint="eastAsia"/>
                <w:noProof/>
              </w:rPr>
              <w:t xml:space="preserve"> </w:t>
            </w:r>
            <w:r w:rsidR="00644B9A" w:rsidRPr="00377A1F">
              <w:rPr>
                <w:rStyle w:val="af5"/>
                <w:rFonts w:hint="eastAsia"/>
                <w:noProof/>
              </w:rPr>
              <w:t>「</w:t>
            </w:r>
            <w:r w:rsidR="00644B9A" w:rsidRPr="00377A1F">
              <w:rPr>
                <w:rStyle w:val="af5"/>
                <w:noProof/>
              </w:rPr>
              <w:t>DevPlanDevelopers</w:t>
            </w:r>
            <w:r w:rsidR="00644B9A" w:rsidRPr="00377A1F">
              <w:rPr>
                <w:rStyle w:val="af5"/>
                <w:rFonts w:hint="eastAsia"/>
                <w:noProof/>
              </w:rPr>
              <w:t>」のアクセス許可の設定</w:t>
            </w:r>
            <w:r w:rsidR="00644B9A">
              <w:rPr>
                <w:noProof/>
                <w:webHidden/>
              </w:rPr>
              <w:tab/>
            </w:r>
            <w:r w:rsidR="00644B9A">
              <w:rPr>
                <w:noProof/>
                <w:webHidden/>
              </w:rPr>
              <w:fldChar w:fldCharType="begin"/>
            </w:r>
            <w:r w:rsidR="00644B9A">
              <w:rPr>
                <w:noProof/>
                <w:webHidden/>
              </w:rPr>
              <w:instrText xml:space="preserve"> PAGEREF _Toc524359885 \h </w:instrText>
            </w:r>
            <w:r w:rsidR="00644B9A">
              <w:rPr>
                <w:noProof/>
                <w:webHidden/>
              </w:rPr>
            </w:r>
            <w:r w:rsidR="00644B9A">
              <w:rPr>
                <w:noProof/>
                <w:webHidden/>
              </w:rPr>
              <w:fldChar w:fldCharType="separate"/>
            </w:r>
            <w:r w:rsidR="00644B9A">
              <w:rPr>
                <w:noProof/>
                <w:webHidden/>
              </w:rPr>
              <w:t>14</w:t>
            </w:r>
            <w:r w:rsidR="00644B9A">
              <w:rPr>
                <w:noProof/>
                <w:webHidden/>
              </w:rPr>
              <w:fldChar w:fldCharType="end"/>
            </w:r>
          </w:hyperlink>
        </w:p>
        <w:p w:rsidR="00644B9A" w:rsidRDefault="00770243">
          <w:pPr>
            <w:pStyle w:val="21"/>
            <w:tabs>
              <w:tab w:val="right" w:leader="dot" w:pos="10195"/>
            </w:tabs>
            <w:ind w:right="100"/>
            <w:rPr>
              <w:rFonts w:eastAsiaTheme="minorEastAsia"/>
              <w:noProof/>
              <w:sz w:val="21"/>
            </w:rPr>
          </w:pPr>
          <w:hyperlink w:anchor="_Toc524359886" w:history="1">
            <w:r w:rsidR="00644B9A" w:rsidRPr="00377A1F">
              <w:rPr>
                <w:rStyle w:val="af5"/>
                <w:noProof/>
              </w:rPr>
              <w:t>2-4.</w:t>
            </w:r>
            <w:r w:rsidR="00644B9A" w:rsidRPr="00377A1F">
              <w:rPr>
                <w:rStyle w:val="af5"/>
                <w:rFonts w:hint="eastAsia"/>
                <w:noProof/>
              </w:rPr>
              <w:t xml:space="preserve"> </w:t>
            </w:r>
            <w:r w:rsidR="00644B9A" w:rsidRPr="00377A1F">
              <w:rPr>
                <w:rStyle w:val="af5"/>
                <w:rFonts w:hint="eastAsia"/>
                <w:noProof/>
              </w:rPr>
              <w:t>認証設定</w:t>
            </w:r>
            <w:r w:rsidR="00644B9A">
              <w:rPr>
                <w:noProof/>
                <w:webHidden/>
              </w:rPr>
              <w:tab/>
            </w:r>
            <w:r w:rsidR="00644B9A">
              <w:rPr>
                <w:noProof/>
                <w:webHidden/>
              </w:rPr>
              <w:fldChar w:fldCharType="begin"/>
            </w:r>
            <w:r w:rsidR="00644B9A">
              <w:rPr>
                <w:noProof/>
                <w:webHidden/>
              </w:rPr>
              <w:instrText xml:space="preserve"> PAGEREF _Toc524359886 \h </w:instrText>
            </w:r>
            <w:r w:rsidR="00644B9A">
              <w:rPr>
                <w:noProof/>
                <w:webHidden/>
              </w:rPr>
            </w:r>
            <w:r w:rsidR="00644B9A">
              <w:rPr>
                <w:noProof/>
                <w:webHidden/>
              </w:rPr>
              <w:fldChar w:fldCharType="separate"/>
            </w:r>
            <w:r w:rsidR="00644B9A">
              <w:rPr>
                <w:noProof/>
                <w:webHidden/>
              </w:rPr>
              <w:t>16</w:t>
            </w:r>
            <w:r w:rsidR="00644B9A">
              <w:rPr>
                <w:noProof/>
                <w:webHidden/>
              </w:rPr>
              <w:fldChar w:fldCharType="end"/>
            </w:r>
          </w:hyperlink>
        </w:p>
        <w:p w:rsidR="00644B9A" w:rsidRDefault="00770243">
          <w:pPr>
            <w:pStyle w:val="31"/>
            <w:tabs>
              <w:tab w:val="right" w:leader="dot" w:pos="10195"/>
            </w:tabs>
            <w:ind w:right="100"/>
            <w:rPr>
              <w:rFonts w:eastAsiaTheme="minorEastAsia"/>
              <w:noProof/>
              <w:sz w:val="21"/>
            </w:rPr>
          </w:pPr>
          <w:hyperlink w:anchor="_Toc524359887" w:history="1">
            <w:r w:rsidR="00644B9A" w:rsidRPr="00377A1F">
              <w:rPr>
                <w:rStyle w:val="af5"/>
                <w:noProof/>
              </w:rPr>
              <w:t>2-4-1.</w:t>
            </w:r>
            <w:r w:rsidR="00644B9A" w:rsidRPr="00377A1F">
              <w:rPr>
                <w:rStyle w:val="af5"/>
                <w:rFonts w:hint="eastAsia"/>
                <w:noProof/>
              </w:rPr>
              <w:t xml:space="preserve"> </w:t>
            </w:r>
            <w:r w:rsidR="00644B9A" w:rsidRPr="00377A1F">
              <w:rPr>
                <w:rStyle w:val="af5"/>
                <w:rFonts w:hint="eastAsia"/>
                <w:noProof/>
              </w:rPr>
              <w:t>認証設定</w:t>
            </w:r>
            <w:r w:rsidR="00644B9A">
              <w:rPr>
                <w:noProof/>
                <w:webHidden/>
              </w:rPr>
              <w:tab/>
            </w:r>
            <w:r w:rsidR="00644B9A">
              <w:rPr>
                <w:noProof/>
                <w:webHidden/>
              </w:rPr>
              <w:fldChar w:fldCharType="begin"/>
            </w:r>
            <w:r w:rsidR="00644B9A">
              <w:rPr>
                <w:noProof/>
                <w:webHidden/>
              </w:rPr>
              <w:instrText xml:space="preserve"> PAGEREF _Toc524359887 \h </w:instrText>
            </w:r>
            <w:r w:rsidR="00644B9A">
              <w:rPr>
                <w:noProof/>
                <w:webHidden/>
              </w:rPr>
            </w:r>
            <w:r w:rsidR="00644B9A">
              <w:rPr>
                <w:noProof/>
                <w:webHidden/>
              </w:rPr>
              <w:fldChar w:fldCharType="separate"/>
            </w:r>
            <w:r w:rsidR="00644B9A">
              <w:rPr>
                <w:noProof/>
                <w:webHidden/>
              </w:rPr>
              <w:t>16</w:t>
            </w:r>
            <w:r w:rsidR="00644B9A">
              <w:rPr>
                <w:noProof/>
                <w:webHidden/>
              </w:rPr>
              <w:fldChar w:fldCharType="end"/>
            </w:r>
          </w:hyperlink>
        </w:p>
        <w:p w:rsidR="00644B9A" w:rsidRDefault="00770243">
          <w:pPr>
            <w:pStyle w:val="21"/>
            <w:tabs>
              <w:tab w:val="right" w:leader="dot" w:pos="10195"/>
            </w:tabs>
            <w:ind w:right="100"/>
            <w:rPr>
              <w:rFonts w:eastAsiaTheme="minorEastAsia"/>
              <w:noProof/>
              <w:sz w:val="21"/>
            </w:rPr>
          </w:pPr>
          <w:hyperlink w:anchor="_Toc524359888" w:history="1">
            <w:r w:rsidR="00644B9A" w:rsidRPr="00377A1F">
              <w:rPr>
                <w:rStyle w:val="af5"/>
                <w:noProof/>
              </w:rPr>
              <w:t>2-5. Web</w:t>
            </w:r>
            <w:r w:rsidR="00644B9A" w:rsidRPr="00377A1F">
              <w:rPr>
                <w:rStyle w:val="af5"/>
                <w:rFonts w:hint="eastAsia"/>
                <w:noProof/>
              </w:rPr>
              <w:t>配置による発行の有効化設定</w:t>
            </w:r>
            <w:r w:rsidR="00644B9A">
              <w:rPr>
                <w:noProof/>
                <w:webHidden/>
              </w:rPr>
              <w:tab/>
            </w:r>
            <w:r w:rsidR="00644B9A">
              <w:rPr>
                <w:noProof/>
                <w:webHidden/>
              </w:rPr>
              <w:fldChar w:fldCharType="begin"/>
            </w:r>
            <w:r w:rsidR="00644B9A">
              <w:rPr>
                <w:noProof/>
                <w:webHidden/>
              </w:rPr>
              <w:instrText xml:space="preserve"> PAGEREF _Toc524359888 \h </w:instrText>
            </w:r>
            <w:r w:rsidR="00644B9A">
              <w:rPr>
                <w:noProof/>
                <w:webHidden/>
              </w:rPr>
            </w:r>
            <w:r w:rsidR="00644B9A">
              <w:rPr>
                <w:noProof/>
                <w:webHidden/>
              </w:rPr>
              <w:fldChar w:fldCharType="separate"/>
            </w:r>
            <w:r w:rsidR="00644B9A">
              <w:rPr>
                <w:noProof/>
                <w:webHidden/>
              </w:rPr>
              <w:t>17</w:t>
            </w:r>
            <w:r w:rsidR="00644B9A">
              <w:rPr>
                <w:noProof/>
                <w:webHidden/>
              </w:rPr>
              <w:fldChar w:fldCharType="end"/>
            </w:r>
          </w:hyperlink>
        </w:p>
        <w:p w:rsidR="00644B9A" w:rsidRDefault="00770243">
          <w:pPr>
            <w:pStyle w:val="31"/>
            <w:tabs>
              <w:tab w:val="right" w:leader="dot" w:pos="10195"/>
            </w:tabs>
            <w:ind w:right="100"/>
            <w:rPr>
              <w:rFonts w:eastAsiaTheme="minorEastAsia"/>
              <w:noProof/>
              <w:sz w:val="21"/>
            </w:rPr>
          </w:pPr>
          <w:hyperlink w:anchor="_Toc524359889" w:history="1">
            <w:r w:rsidR="00644B9A" w:rsidRPr="00377A1F">
              <w:rPr>
                <w:rStyle w:val="af5"/>
                <w:noProof/>
              </w:rPr>
              <w:t>2-5-1. Web</w:t>
            </w:r>
            <w:r w:rsidR="00644B9A" w:rsidRPr="00377A1F">
              <w:rPr>
                <w:rStyle w:val="af5"/>
                <w:rFonts w:hint="eastAsia"/>
                <w:noProof/>
              </w:rPr>
              <w:t>配置による発行の有効化設定</w:t>
            </w:r>
            <w:r w:rsidR="00644B9A">
              <w:rPr>
                <w:noProof/>
                <w:webHidden/>
              </w:rPr>
              <w:tab/>
            </w:r>
            <w:r w:rsidR="00644B9A">
              <w:rPr>
                <w:noProof/>
                <w:webHidden/>
              </w:rPr>
              <w:fldChar w:fldCharType="begin"/>
            </w:r>
            <w:r w:rsidR="00644B9A">
              <w:rPr>
                <w:noProof/>
                <w:webHidden/>
              </w:rPr>
              <w:instrText xml:space="preserve"> PAGEREF _Toc524359889 \h </w:instrText>
            </w:r>
            <w:r w:rsidR="00644B9A">
              <w:rPr>
                <w:noProof/>
                <w:webHidden/>
              </w:rPr>
            </w:r>
            <w:r w:rsidR="00644B9A">
              <w:rPr>
                <w:noProof/>
                <w:webHidden/>
              </w:rPr>
              <w:fldChar w:fldCharType="separate"/>
            </w:r>
            <w:r w:rsidR="00644B9A">
              <w:rPr>
                <w:noProof/>
                <w:webHidden/>
              </w:rPr>
              <w:t>17</w:t>
            </w:r>
            <w:r w:rsidR="00644B9A">
              <w:rPr>
                <w:noProof/>
                <w:webHidden/>
              </w:rPr>
              <w:fldChar w:fldCharType="end"/>
            </w:r>
          </w:hyperlink>
        </w:p>
        <w:p w:rsidR="00644B9A" w:rsidRDefault="00770243">
          <w:pPr>
            <w:pStyle w:val="11"/>
            <w:tabs>
              <w:tab w:val="right" w:leader="dot" w:pos="10195"/>
            </w:tabs>
            <w:ind w:left="100" w:right="100"/>
            <w:rPr>
              <w:rFonts w:eastAsiaTheme="minorEastAsia"/>
              <w:noProof/>
              <w:sz w:val="21"/>
            </w:rPr>
          </w:pPr>
          <w:hyperlink w:anchor="_Toc524359890" w:history="1">
            <w:r w:rsidR="00644B9A" w:rsidRPr="00377A1F">
              <w:rPr>
                <w:rStyle w:val="af5"/>
                <w:noProof/>
              </w:rPr>
              <w:t>3.</w:t>
            </w:r>
            <w:r w:rsidR="00644B9A" w:rsidRPr="00377A1F">
              <w:rPr>
                <w:rStyle w:val="af5"/>
                <w:rFonts w:hint="eastAsia"/>
                <w:noProof/>
              </w:rPr>
              <w:t xml:space="preserve"> </w:t>
            </w:r>
            <w:r w:rsidR="00644B9A" w:rsidRPr="00377A1F">
              <w:rPr>
                <w:rStyle w:val="af5"/>
                <w:rFonts w:hint="eastAsia"/>
                <w:noProof/>
              </w:rPr>
              <w:t>クライアントアプリ配信サイトの設定</w:t>
            </w:r>
            <w:r w:rsidR="00644B9A">
              <w:rPr>
                <w:noProof/>
                <w:webHidden/>
              </w:rPr>
              <w:tab/>
            </w:r>
            <w:r w:rsidR="00644B9A">
              <w:rPr>
                <w:noProof/>
                <w:webHidden/>
              </w:rPr>
              <w:fldChar w:fldCharType="begin"/>
            </w:r>
            <w:r w:rsidR="00644B9A">
              <w:rPr>
                <w:noProof/>
                <w:webHidden/>
              </w:rPr>
              <w:instrText xml:space="preserve"> PAGEREF _Toc524359890 \h </w:instrText>
            </w:r>
            <w:r w:rsidR="00644B9A">
              <w:rPr>
                <w:noProof/>
                <w:webHidden/>
              </w:rPr>
            </w:r>
            <w:r w:rsidR="00644B9A">
              <w:rPr>
                <w:noProof/>
                <w:webHidden/>
              </w:rPr>
              <w:fldChar w:fldCharType="separate"/>
            </w:r>
            <w:r w:rsidR="00644B9A">
              <w:rPr>
                <w:noProof/>
                <w:webHidden/>
              </w:rPr>
              <w:t>20</w:t>
            </w:r>
            <w:r w:rsidR="00644B9A">
              <w:rPr>
                <w:noProof/>
                <w:webHidden/>
              </w:rPr>
              <w:fldChar w:fldCharType="end"/>
            </w:r>
          </w:hyperlink>
        </w:p>
        <w:p w:rsidR="00644B9A" w:rsidRDefault="00770243">
          <w:pPr>
            <w:pStyle w:val="21"/>
            <w:tabs>
              <w:tab w:val="right" w:leader="dot" w:pos="10195"/>
            </w:tabs>
            <w:ind w:right="100"/>
            <w:rPr>
              <w:rFonts w:eastAsiaTheme="minorEastAsia"/>
              <w:noProof/>
              <w:sz w:val="21"/>
            </w:rPr>
          </w:pPr>
          <w:hyperlink w:anchor="_Toc524359891" w:history="1">
            <w:r w:rsidR="00644B9A" w:rsidRPr="00377A1F">
              <w:rPr>
                <w:rStyle w:val="af5"/>
                <w:noProof/>
              </w:rPr>
              <w:t>3-1.</w:t>
            </w:r>
            <w:r w:rsidR="00644B9A" w:rsidRPr="00377A1F">
              <w:rPr>
                <w:rStyle w:val="af5"/>
                <w:rFonts w:hint="eastAsia"/>
                <w:noProof/>
              </w:rPr>
              <w:t xml:space="preserve"> </w:t>
            </w:r>
            <w:r w:rsidR="00644B9A" w:rsidRPr="00377A1F">
              <w:rPr>
                <w:rStyle w:val="af5"/>
                <w:rFonts w:hint="eastAsia"/>
                <w:noProof/>
              </w:rPr>
              <w:t>クライアントアプリ配信サイトの設定</w:t>
            </w:r>
            <w:r w:rsidR="00644B9A">
              <w:rPr>
                <w:noProof/>
                <w:webHidden/>
              </w:rPr>
              <w:tab/>
            </w:r>
            <w:r w:rsidR="00644B9A">
              <w:rPr>
                <w:noProof/>
                <w:webHidden/>
              </w:rPr>
              <w:fldChar w:fldCharType="begin"/>
            </w:r>
            <w:r w:rsidR="00644B9A">
              <w:rPr>
                <w:noProof/>
                <w:webHidden/>
              </w:rPr>
              <w:instrText xml:space="preserve"> PAGEREF _Toc524359891 \h </w:instrText>
            </w:r>
            <w:r w:rsidR="00644B9A">
              <w:rPr>
                <w:noProof/>
                <w:webHidden/>
              </w:rPr>
            </w:r>
            <w:r w:rsidR="00644B9A">
              <w:rPr>
                <w:noProof/>
                <w:webHidden/>
              </w:rPr>
              <w:fldChar w:fldCharType="separate"/>
            </w:r>
            <w:r w:rsidR="00644B9A">
              <w:rPr>
                <w:noProof/>
                <w:webHidden/>
              </w:rPr>
              <w:t>20</w:t>
            </w:r>
            <w:r w:rsidR="00644B9A">
              <w:rPr>
                <w:noProof/>
                <w:webHidden/>
              </w:rPr>
              <w:fldChar w:fldCharType="end"/>
            </w:r>
          </w:hyperlink>
        </w:p>
        <w:p w:rsidR="00644B9A" w:rsidRDefault="00770243">
          <w:pPr>
            <w:pStyle w:val="31"/>
            <w:tabs>
              <w:tab w:val="right" w:leader="dot" w:pos="10195"/>
            </w:tabs>
            <w:ind w:right="100"/>
            <w:rPr>
              <w:rFonts w:eastAsiaTheme="minorEastAsia"/>
              <w:noProof/>
              <w:sz w:val="21"/>
            </w:rPr>
          </w:pPr>
          <w:hyperlink w:anchor="_Toc524359892" w:history="1">
            <w:r w:rsidR="00644B9A" w:rsidRPr="00377A1F">
              <w:rPr>
                <w:rStyle w:val="af5"/>
                <w:noProof/>
              </w:rPr>
              <w:t>3-1-1.</w:t>
            </w:r>
            <w:r w:rsidR="00644B9A" w:rsidRPr="00377A1F">
              <w:rPr>
                <w:rStyle w:val="af5"/>
                <w:rFonts w:hint="eastAsia"/>
                <w:noProof/>
              </w:rPr>
              <w:t xml:space="preserve"> </w:t>
            </w:r>
            <w:r w:rsidR="00644B9A" w:rsidRPr="00377A1F">
              <w:rPr>
                <w:rStyle w:val="af5"/>
                <w:rFonts w:hint="eastAsia"/>
                <w:noProof/>
              </w:rPr>
              <w:t>リモート接続</w:t>
            </w:r>
            <w:r w:rsidR="00644B9A">
              <w:rPr>
                <w:noProof/>
                <w:webHidden/>
              </w:rPr>
              <w:tab/>
            </w:r>
            <w:r w:rsidR="00644B9A">
              <w:rPr>
                <w:noProof/>
                <w:webHidden/>
              </w:rPr>
              <w:fldChar w:fldCharType="begin"/>
            </w:r>
            <w:r w:rsidR="00644B9A">
              <w:rPr>
                <w:noProof/>
                <w:webHidden/>
              </w:rPr>
              <w:instrText xml:space="preserve"> PAGEREF _Toc524359892 \h </w:instrText>
            </w:r>
            <w:r w:rsidR="00644B9A">
              <w:rPr>
                <w:noProof/>
                <w:webHidden/>
              </w:rPr>
            </w:r>
            <w:r w:rsidR="00644B9A">
              <w:rPr>
                <w:noProof/>
                <w:webHidden/>
              </w:rPr>
              <w:fldChar w:fldCharType="separate"/>
            </w:r>
            <w:r w:rsidR="00644B9A">
              <w:rPr>
                <w:noProof/>
                <w:webHidden/>
              </w:rPr>
              <w:t>20</w:t>
            </w:r>
            <w:r w:rsidR="00644B9A">
              <w:rPr>
                <w:noProof/>
                <w:webHidden/>
              </w:rPr>
              <w:fldChar w:fldCharType="end"/>
            </w:r>
          </w:hyperlink>
        </w:p>
        <w:p w:rsidR="00644B9A" w:rsidRDefault="00770243">
          <w:pPr>
            <w:pStyle w:val="31"/>
            <w:tabs>
              <w:tab w:val="right" w:leader="dot" w:pos="10195"/>
            </w:tabs>
            <w:ind w:right="100"/>
            <w:rPr>
              <w:rFonts w:eastAsiaTheme="minorEastAsia"/>
              <w:noProof/>
              <w:sz w:val="21"/>
            </w:rPr>
          </w:pPr>
          <w:hyperlink w:anchor="_Toc524359893" w:history="1">
            <w:r w:rsidR="00644B9A" w:rsidRPr="00377A1F">
              <w:rPr>
                <w:rStyle w:val="af5"/>
                <w:noProof/>
              </w:rPr>
              <w:t>3-1-2.</w:t>
            </w:r>
            <w:r w:rsidR="00644B9A" w:rsidRPr="00377A1F">
              <w:rPr>
                <w:rStyle w:val="af5"/>
                <w:rFonts w:hint="eastAsia"/>
                <w:noProof/>
              </w:rPr>
              <w:t xml:space="preserve"> </w:t>
            </w:r>
            <w:r w:rsidR="00644B9A" w:rsidRPr="00377A1F">
              <w:rPr>
                <w:rStyle w:val="af5"/>
                <w:rFonts w:hint="eastAsia"/>
                <w:noProof/>
              </w:rPr>
              <w:t>インターネット</w:t>
            </w:r>
            <w:r w:rsidR="00644B9A" w:rsidRPr="00377A1F">
              <w:rPr>
                <w:rStyle w:val="af5"/>
                <w:noProof/>
              </w:rPr>
              <w:t xml:space="preserve"> </w:t>
            </w:r>
            <w:r w:rsidR="00644B9A" w:rsidRPr="00377A1F">
              <w:rPr>
                <w:rStyle w:val="af5"/>
                <w:rFonts w:hint="eastAsia"/>
                <w:noProof/>
              </w:rPr>
              <w:t>インフォメーション</w:t>
            </w:r>
            <w:r w:rsidR="00644B9A" w:rsidRPr="00377A1F">
              <w:rPr>
                <w:rStyle w:val="af5"/>
                <w:noProof/>
              </w:rPr>
              <w:t xml:space="preserve"> </w:t>
            </w:r>
            <w:r w:rsidR="00644B9A" w:rsidRPr="00377A1F">
              <w:rPr>
                <w:rStyle w:val="af5"/>
                <w:rFonts w:hint="eastAsia"/>
                <w:noProof/>
              </w:rPr>
              <w:t>サービス</w:t>
            </w:r>
            <w:r w:rsidR="00644B9A" w:rsidRPr="00377A1F">
              <w:rPr>
                <w:rStyle w:val="af5"/>
                <w:noProof/>
              </w:rPr>
              <w:t xml:space="preserve"> (IIS) </w:t>
            </w:r>
            <w:r w:rsidR="00644B9A" w:rsidRPr="00377A1F">
              <w:rPr>
                <w:rStyle w:val="af5"/>
                <w:rFonts w:hint="eastAsia"/>
                <w:noProof/>
              </w:rPr>
              <w:t>マネージャー起動</w:t>
            </w:r>
            <w:r w:rsidR="00644B9A">
              <w:rPr>
                <w:noProof/>
                <w:webHidden/>
              </w:rPr>
              <w:tab/>
            </w:r>
            <w:r w:rsidR="00644B9A">
              <w:rPr>
                <w:noProof/>
                <w:webHidden/>
              </w:rPr>
              <w:fldChar w:fldCharType="begin"/>
            </w:r>
            <w:r w:rsidR="00644B9A">
              <w:rPr>
                <w:noProof/>
                <w:webHidden/>
              </w:rPr>
              <w:instrText xml:space="preserve"> PAGEREF _Toc524359893 \h </w:instrText>
            </w:r>
            <w:r w:rsidR="00644B9A">
              <w:rPr>
                <w:noProof/>
                <w:webHidden/>
              </w:rPr>
            </w:r>
            <w:r w:rsidR="00644B9A">
              <w:rPr>
                <w:noProof/>
                <w:webHidden/>
              </w:rPr>
              <w:fldChar w:fldCharType="separate"/>
            </w:r>
            <w:r w:rsidR="00644B9A">
              <w:rPr>
                <w:noProof/>
                <w:webHidden/>
              </w:rPr>
              <w:t>20</w:t>
            </w:r>
            <w:r w:rsidR="00644B9A">
              <w:rPr>
                <w:noProof/>
                <w:webHidden/>
              </w:rPr>
              <w:fldChar w:fldCharType="end"/>
            </w:r>
          </w:hyperlink>
        </w:p>
        <w:p w:rsidR="00644B9A" w:rsidRDefault="00770243">
          <w:pPr>
            <w:pStyle w:val="31"/>
            <w:tabs>
              <w:tab w:val="right" w:leader="dot" w:pos="10195"/>
            </w:tabs>
            <w:ind w:right="100"/>
            <w:rPr>
              <w:rFonts w:eastAsiaTheme="minorEastAsia"/>
              <w:noProof/>
              <w:sz w:val="21"/>
            </w:rPr>
          </w:pPr>
          <w:hyperlink w:anchor="_Toc524359894" w:history="1">
            <w:r w:rsidR="00644B9A" w:rsidRPr="00377A1F">
              <w:rPr>
                <w:rStyle w:val="af5"/>
                <w:noProof/>
              </w:rPr>
              <w:t>3-1-3.</w:t>
            </w:r>
            <w:r w:rsidR="00644B9A" w:rsidRPr="00377A1F">
              <w:rPr>
                <w:rStyle w:val="af5"/>
                <w:rFonts w:hint="eastAsia"/>
                <w:noProof/>
              </w:rPr>
              <w:t xml:space="preserve"> </w:t>
            </w:r>
            <w:r w:rsidR="00644B9A" w:rsidRPr="00377A1F">
              <w:rPr>
                <w:rStyle w:val="af5"/>
                <w:rFonts w:hint="eastAsia"/>
                <w:noProof/>
              </w:rPr>
              <w:t>既定のドキュメント追加</w:t>
            </w:r>
            <w:r w:rsidR="00644B9A">
              <w:rPr>
                <w:noProof/>
                <w:webHidden/>
              </w:rPr>
              <w:tab/>
            </w:r>
            <w:r w:rsidR="00644B9A">
              <w:rPr>
                <w:noProof/>
                <w:webHidden/>
              </w:rPr>
              <w:fldChar w:fldCharType="begin"/>
            </w:r>
            <w:r w:rsidR="00644B9A">
              <w:rPr>
                <w:noProof/>
                <w:webHidden/>
              </w:rPr>
              <w:instrText xml:space="preserve"> PAGEREF _Toc524359894 \h </w:instrText>
            </w:r>
            <w:r w:rsidR="00644B9A">
              <w:rPr>
                <w:noProof/>
                <w:webHidden/>
              </w:rPr>
            </w:r>
            <w:r w:rsidR="00644B9A">
              <w:rPr>
                <w:noProof/>
                <w:webHidden/>
              </w:rPr>
              <w:fldChar w:fldCharType="separate"/>
            </w:r>
            <w:r w:rsidR="00644B9A">
              <w:rPr>
                <w:noProof/>
                <w:webHidden/>
              </w:rPr>
              <w:t>20</w:t>
            </w:r>
            <w:r w:rsidR="00644B9A">
              <w:rPr>
                <w:noProof/>
                <w:webHidden/>
              </w:rPr>
              <w:fldChar w:fldCharType="end"/>
            </w:r>
          </w:hyperlink>
        </w:p>
        <w:p w:rsidR="00644B9A" w:rsidRDefault="00770243">
          <w:pPr>
            <w:pStyle w:val="31"/>
            <w:tabs>
              <w:tab w:val="right" w:leader="dot" w:pos="10195"/>
            </w:tabs>
            <w:ind w:right="100"/>
            <w:rPr>
              <w:rFonts w:eastAsiaTheme="minorEastAsia"/>
              <w:noProof/>
              <w:sz w:val="21"/>
            </w:rPr>
          </w:pPr>
          <w:hyperlink w:anchor="_Toc524359895" w:history="1">
            <w:r w:rsidR="00644B9A" w:rsidRPr="00377A1F">
              <w:rPr>
                <w:rStyle w:val="af5"/>
                <w:noProof/>
              </w:rPr>
              <w:t>3-1-4.</w:t>
            </w:r>
            <w:r w:rsidR="00644B9A" w:rsidRPr="00377A1F">
              <w:rPr>
                <w:rStyle w:val="af5"/>
                <w:rFonts w:hint="eastAsia"/>
                <w:noProof/>
              </w:rPr>
              <w:t xml:space="preserve"> </w:t>
            </w:r>
            <w:r w:rsidR="00644B9A" w:rsidRPr="00377A1F">
              <w:rPr>
                <w:rStyle w:val="af5"/>
                <w:rFonts w:hint="eastAsia"/>
                <w:noProof/>
              </w:rPr>
              <w:t>必須コンポーネントの設定</w:t>
            </w:r>
            <w:r w:rsidR="00644B9A">
              <w:rPr>
                <w:noProof/>
                <w:webHidden/>
              </w:rPr>
              <w:tab/>
            </w:r>
            <w:r w:rsidR="00644B9A">
              <w:rPr>
                <w:noProof/>
                <w:webHidden/>
              </w:rPr>
              <w:fldChar w:fldCharType="begin"/>
            </w:r>
            <w:r w:rsidR="00644B9A">
              <w:rPr>
                <w:noProof/>
                <w:webHidden/>
              </w:rPr>
              <w:instrText xml:space="preserve"> PAGEREF _Toc524359895 \h </w:instrText>
            </w:r>
            <w:r w:rsidR="00644B9A">
              <w:rPr>
                <w:noProof/>
                <w:webHidden/>
              </w:rPr>
            </w:r>
            <w:r w:rsidR="00644B9A">
              <w:rPr>
                <w:noProof/>
                <w:webHidden/>
              </w:rPr>
              <w:fldChar w:fldCharType="separate"/>
            </w:r>
            <w:r w:rsidR="00644B9A">
              <w:rPr>
                <w:noProof/>
                <w:webHidden/>
              </w:rPr>
              <w:t>22</w:t>
            </w:r>
            <w:r w:rsidR="00644B9A">
              <w:rPr>
                <w:noProof/>
                <w:webHidden/>
              </w:rPr>
              <w:fldChar w:fldCharType="end"/>
            </w:r>
          </w:hyperlink>
        </w:p>
        <w:p w:rsidR="009C151F" w:rsidRDefault="000E5998" w:rsidP="009C151F">
          <w:pPr>
            <w:ind w:left="100" w:right="100"/>
          </w:pPr>
          <w:r>
            <w:fldChar w:fldCharType="end"/>
          </w:r>
        </w:p>
      </w:sdtContent>
    </w:sdt>
    <w:p w:rsidR="00801AA1" w:rsidRDefault="00801AA1">
      <w:pPr>
        <w:widowControl/>
        <w:snapToGrid/>
        <w:ind w:leftChars="0" w:left="0" w:rightChars="0" w:right="0"/>
        <w:rPr>
          <w:rFonts w:asciiTheme="majorHAnsi" w:eastAsia="メイリオ" w:hAnsiTheme="majorHAnsi" w:cstheme="majorBidi"/>
          <w:b/>
          <w:color w:val="1F3864" w:themeColor="accent5" w:themeShade="80"/>
          <w:sz w:val="40"/>
          <w:szCs w:val="32"/>
        </w:rPr>
      </w:pPr>
      <w:r>
        <w:br w:type="page"/>
      </w:r>
    </w:p>
    <w:p w:rsidR="009C151F" w:rsidRDefault="00367855" w:rsidP="00B1501D">
      <w:pPr>
        <w:pStyle w:val="a"/>
      </w:pPr>
      <w:bookmarkStart w:id="1" w:name="_Toc524359873"/>
      <w:r>
        <w:rPr>
          <w:rFonts w:hint="eastAsia"/>
        </w:rPr>
        <w:lastRenderedPageBreak/>
        <w:t>グループの定義作成（事前準備）</w:t>
      </w:r>
      <w:bookmarkEnd w:id="1"/>
    </w:p>
    <w:p w:rsidR="00367855" w:rsidRDefault="00367855" w:rsidP="00367855">
      <w:pPr>
        <w:pStyle w:val="2"/>
        <w:spacing w:before="180" w:after="180"/>
        <w:ind w:left="667" w:right="100"/>
      </w:pPr>
      <w:bookmarkStart w:id="2" w:name="_Toc524359874"/>
      <w:r>
        <w:rPr>
          <w:rFonts w:hint="eastAsia"/>
        </w:rPr>
        <w:t>ローカルグループの作成</w:t>
      </w:r>
      <w:bookmarkEnd w:id="2"/>
    </w:p>
    <w:p w:rsidR="00367855" w:rsidRDefault="00E02E19" w:rsidP="00367855">
      <w:pPr>
        <w:ind w:left="100" w:right="100"/>
      </w:pPr>
      <w:r>
        <w:t>「スタート」</w:t>
      </w:r>
      <w:r>
        <w:t>-</w:t>
      </w:r>
      <w:r>
        <w:t>「ファイル名を指定して実行」より「</w:t>
      </w:r>
      <w:r>
        <w:rPr>
          <w:rFonts w:hint="eastAsia"/>
        </w:rPr>
        <w:t>lusrmgr</w:t>
      </w:r>
      <w:r>
        <w:rPr>
          <w:rFonts w:hint="eastAsia"/>
        </w:rPr>
        <w:t>」を入力し「</w:t>
      </w:r>
      <w:r>
        <w:rPr>
          <w:rFonts w:hint="eastAsia"/>
        </w:rPr>
        <w:t>OK</w:t>
      </w:r>
      <w:r>
        <w:rPr>
          <w:rFonts w:hint="eastAsia"/>
        </w:rPr>
        <w:t>」ボタンを押下する。</w:t>
      </w:r>
    </w:p>
    <w:p w:rsidR="00367855" w:rsidRDefault="00770243" w:rsidP="00367855">
      <w:pPr>
        <w:ind w:left="100" w:right="100"/>
      </w:pPr>
      <w:r>
        <w:pict>
          <v:group id="キャンバス 1" o:spid="_x0000_s1553" editas="canvas" style="width:428.05pt;height:248.05pt;mso-position-horizontal-relative:char;mso-position-vertical-relative:line" coordsize="54356,3150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554" type="#_x0000_t75" style="position:absolute;width:54356;height:31502;visibility:visible;mso-wrap-style:square">
              <v:fill o:detectmouseclick="t"/>
              <v:path o:connecttype="none"/>
            </v:shape>
            <v:shape id="図 4" o:spid="_x0000_s1555" type="#_x0000_t75" style="position:absolute;width:54000;height:312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wFb5LEAAAA2gAAAA8AAABkcnMvZG93bnJldi54bWxEj09rwkAUxO9Cv8PyCr3pJraopK6SBoTm&#10;IPjv0tsj+5qkzb6N2a2J374rCB6HmfkNs1wPphEX6lxtWUE8iUAQF1bXXCo4HTfjBQjnkTU2lknB&#10;lRysV0+jJSba9ryny8GXIkDYJaig8r5NpHRFRQbdxLbEwfu2nUEfZFdK3WEf4KaR0yiaSYM1h4UK&#10;W8oqKn4Pf0bB6/a4u2bNB37N0x/M8vi8yDeo1MvzkL6D8DT4R/je/tQK3uB2JdwAuf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wFb5LEAAAA2gAAAA8AAAAAAAAAAAAAAAAA&#10;nwIAAGRycy9kb3ducmV2LnhtbFBLBQYAAAAABAAEAPcAAACQAwAAAAA=&#10;">
              <v:imagedata r:id="rId8" o:title=""/>
              <v:path arrowok="t"/>
            </v:shape>
            <w10:wrap type="none"/>
            <w10:anchorlock/>
          </v:group>
        </w:pict>
      </w:r>
    </w:p>
    <w:p w:rsidR="00367855" w:rsidRDefault="00367855" w:rsidP="00367855">
      <w:pPr>
        <w:ind w:left="100" w:right="100"/>
      </w:pPr>
    </w:p>
    <w:p w:rsidR="009E7DF0" w:rsidRDefault="009E7DF0" w:rsidP="00367855">
      <w:pPr>
        <w:ind w:left="100" w:right="100"/>
      </w:pPr>
      <w:r>
        <w:t>左ペインの「グループ」を右クリックし、「新しいグループ」を押下する</w:t>
      </w:r>
    </w:p>
    <w:p w:rsidR="009E7DF0" w:rsidRDefault="00770243" w:rsidP="00367855">
      <w:pPr>
        <w:ind w:left="100" w:right="100"/>
      </w:pPr>
      <w:r>
        <w:pict>
          <v:group id="キャンバス 2" o:spid="_x0000_s1556" editas="canvas" style="width:425.2pt;height:248.05pt;mso-position-horizontal-relative:char;mso-position-vertical-relative:line" coordsize="54000,31502">
            <v:shape id="_x0000_s1557" type="#_x0000_t75" style="position:absolute;width:54000;height:31502;visibility:visible;mso-wrap-style:square">
              <v:fill o:detectmouseclick="t"/>
              <v:path o:connecttype="none"/>
            </v:shape>
            <v:shape id="図 5" o:spid="_x0000_s1558" type="#_x0000_t75" style="position:absolute;width:54006;height:312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/j6ZbCAAAA2gAAAA8AAABkcnMvZG93bnJldi54bWxEj0GLwjAUhO+C/yG8BS+iiYK6VKOIKOrB&#10;w7r+gEfzbMs2L7WJtru/3gjCHoeZ+YZZrFpbigfVvnCsYTRUIIhTZwrONFy+d4NPED4gGywdk4Zf&#10;8rBadjsLTIxr+Ise55CJCGGfoIY8hCqR0qc5WfRDVxFH7+pqiyHKOpOmxibCbSnHSk2lxYLjQo4V&#10;bXJKf853q+FPrWfhMlK472+PZnay19u9kVr3Ptr1HESgNvyH3+2D0TCB15V4A+Ty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v4+mWwgAAANoAAAAPAAAAAAAAAAAAAAAAAJ8C&#10;AABkcnMvZG93bnJldi54bWxQSwUGAAAAAAQABAD3AAAAjgMAAAAA&#10;">
              <v:imagedata r:id="rId9" o:title=""/>
              <v:path arrowok="t"/>
            </v:shape>
            <w10:wrap type="none"/>
            <w10:anchorlock/>
          </v:group>
        </w:pict>
      </w:r>
    </w:p>
    <w:p w:rsidR="009E7DF0" w:rsidRDefault="009E7DF0" w:rsidP="00367855">
      <w:pPr>
        <w:ind w:left="100" w:right="100"/>
      </w:pPr>
    </w:p>
    <w:p w:rsidR="009E7DF0" w:rsidRDefault="009E7DF0" w:rsidP="00367855">
      <w:pPr>
        <w:ind w:left="100" w:right="100"/>
      </w:pPr>
      <w:r>
        <w:t>グループ名「</w:t>
      </w:r>
      <w:r>
        <w:t>DevPlanDevelopers</w:t>
      </w:r>
      <w:r>
        <w:t>」と入力し、「追加」ボタンを押下する。</w:t>
      </w:r>
    </w:p>
    <w:p w:rsidR="009E7DF0" w:rsidRDefault="00770243" w:rsidP="00367855">
      <w:pPr>
        <w:ind w:left="100" w:right="100"/>
      </w:pPr>
      <w:r>
        <w:pict>
          <v:group id="_x0000_s1559" editas="canvas" style="width:425.2pt;height:248.05pt;mso-position-horizontal-relative:char;mso-position-vertical-relative:line" coordsize="54000,31502">
            <v:shape id="_x0000_s1560" type="#_x0000_t75" style="position:absolute;width:54000;height:31502;visibility:visible;mso-wrap-style:square">
              <v:fill o:detectmouseclick="t"/>
              <v:path o:connecttype="none"/>
            </v:shape>
            <v:shape id="図 3" o:spid="_x0000_s1561" type="#_x0000_t75" style="position:absolute;left:14;top:14;width:53986;height:312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cv4fFAAAA2gAAAA8AAABkcnMvZG93bnJldi54bWxEj09rwkAUxO+C32F5Qi+imyqITV2DlBoK&#10;Pfmn4vE1+0yC2bdpdk3Sb98tCB6HmfkNs0p6U4mWGldaVvA8jUAQZ1aXnCs4HraTJQjnkTVWlknB&#10;LzlI1sPBCmNtO95Ru/e5CBB2MSoovK9jKV1WkEE3tTVx8C62MeiDbHKpG+wC3FRyFkULabDksFBg&#10;TW8FZdf9zSg4zz9PL+/uJ/0+HfOvi05J3xZjpZ5G/eYVhKfeP8L39odWMIf/K+EGyP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UXL+HxQAAANoAAAAPAAAAAAAAAAAAAAAA&#10;AJ8CAABkcnMvZG93bnJldi54bWxQSwUGAAAAAAQABAD3AAAAkQMAAAAA&#10;">
              <v:imagedata r:id="rId10" o:title=""/>
              <v:path arrowok="t"/>
            </v:shape>
            <w10:wrap type="none"/>
            <w10:anchorlock/>
          </v:group>
        </w:pict>
      </w:r>
    </w:p>
    <w:p w:rsidR="009E7DF0" w:rsidRDefault="009E7DF0" w:rsidP="00367855">
      <w:pPr>
        <w:ind w:left="100" w:right="100"/>
      </w:pPr>
    </w:p>
    <w:p w:rsidR="009E7DF0" w:rsidRDefault="00912440" w:rsidP="00367855">
      <w:pPr>
        <w:ind w:left="100" w:right="100"/>
      </w:pPr>
      <w:r>
        <w:t>所属するメンバーを「追加」ボタンを押下し登録する。</w:t>
      </w:r>
    </w:p>
    <w:p w:rsidR="009E7DF0" w:rsidRDefault="00770243" w:rsidP="00367855">
      <w:pPr>
        <w:ind w:left="100" w:right="100"/>
      </w:pPr>
      <w:r>
        <w:pict>
          <v:group id="_x0000_s1562" editas="canvas" style="width:425.2pt;height:248.05pt;mso-position-horizontal-relative:char;mso-position-vertical-relative:line" coordsize="54000,31502">
            <v:shape id="_x0000_s1563" type="#_x0000_t75" style="position:absolute;width:54000;height:31502;visibility:visible;mso-wrap-style:square">
              <v:fill o:detectmouseclick="t"/>
              <v:path o:connecttype="none"/>
            </v:shape>
            <v:shape id="図 7" o:spid="_x0000_s1564" type="#_x0000_t75" style="position:absolute;left:3;top:3;width:53997;height:312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jCXPEAAAA2gAAAA8AAABkcnMvZG93bnJldi54bWxEj0FrwkAUhO9C/8PyCr3ppqK2RFcp0oBe&#10;hFoFvT2yz2za7NuQXWP017uFgsdhZr5hZovOVqKlxpeOFbwOEhDEudMlFwp231n/HYQPyBorx6Tg&#10;Sh4W86feDFPtLvxF7TYUIkLYp6jAhFCnUvrckEU/cDVx9E6usRiibAqpG7xEuK3kMEkm0mLJccFg&#10;TUtD+e/2bBVUYbj8POx+jqON2Y/8uM3Wt2yv1Mtz9zEFEagLj/B/e6UVvMHflXgD5P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ZjCXPEAAAA2gAAAA8AAAAAAAAAAAAAAAAA&#10;nwIAAGRycy9kb3ducmV2LnhtbFBLBQYAAAAABAAEAPcAAACQAwAAAAA=&#10;">
              <v:imagedata r:id="rId11" o:title=""/>
              <v:path arrowok="t"/>
            </v:shape>
            <w10:wrap type="none"/>
            <w10:anchorlock/>
          </v:group>
        </w:pict>
      </w:r>
    </w:p>
    <w:p w:rsidR="009E7DF0" w:rsidRDefault="009E7DF0" w:rsidP="00367855">
      <w:pPr>
        <w:ind w:left="100" w:right="100"/>
      </w:pPr>
    </w:p>
    <w:p w:rsidR="009E7DF0" w:rsidRDefault="00912440" w:rsidP="00367855">
      <w:pPr>
        <w:ind w:left="100" w:right="100"/>
      </w:pPr>
      <w:r>
        <w:t>「作成」ボタンを押下し、「</w:t>
      </w:r>
      <w:r>
        <w:t>DevPlanDevelopers</w:t>
      </w:r>
      <w:r>
        <w:t>」グループが作成されたことを確認する。</w:t>
      </w:r>
    </w:p>
    <w:p w:rsidR="00912440" w:rsidRDefault="00770243" w:rsidP="00367855">
      <w:pPr>
        <w:ind w:left="100" w:right="100"/>
      </w:pPr>
      <w:r>
        <w:pict>
          <v:group id="キャンバス 6" o:spid="_x0000_s1565" editas="canvas" style="width:425.2pt;height:248.05pt;mso-position-horizontal-relative:char;mso-position-vertical-relative:line" coordsize="54000,31502">
            <v:shape id="_x0000_s1566" type="#_x0000_t75" style="position:absolute;width:54000;height:31502;visibility:visible;mso-wrap-style:square">
              <v:fill o:detectmouseclick="t"/>
              <v:path o:connecttype="none"/>
            </v:shape>
            <v:shape id="図 39" o:spid="_x0000_s1567" type="#_x0000_t75" style="position:absolute;width:54006;height:312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ygYlPEAAAA2wAAAA8AAABkcnMvZG93bnJldi54bWxEj9FqwkAURN+F/sNyC77pplrEpq5SCopF&#10;pZj4AZfsbTZt9m7Irhr9elcQ+jjMzBlmtuhsLU7U+sqxgpdhAoK4cLriUsEhXw6mIHxA1lg7JgUX&#10;8rCYP/VmmGp35j2dslCKCGGfogITQpNK6QtDFv3QNcTR+3GtxRBlW0rd4jnCbS1HSTKRFiuOCwYb&#10;+jRU/GVHq2B79Yd8lRnzmu9/v+pdVmyW31Ol+s/dxzuIQF34Dz/aa61g/Ab3L/EHyPk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ygYlPEAAAA2wAAAA8AAAAAAAAAAAAAAAAA&#10;nwIAAGRycy9kb3ducmV2LnhtbFBLBQYAAAAABAAEAPcAAACQAwAAAAA=&#10;">
              <v:imagedata r:id="rId12" o:title=""/>
              <v:path arrowok="t"/>
            </v:shape>
            <w10:wrap type="none"/>
            <w10:anchorlock/>
          </v:group>
        </w:pict>
      </w:r>
    </w:p>
    <w:p w:rsidR="00912440" w:rsidRDefault="00912440" w:rsidP="00367855">
      <w:pPr>
        <w:ind w:left="100" w:right="100"/>
      </w:pPr>
    </w:p>
    <w:p w:rsidR="00367855" w:rsidRPr="00402E20" w:rsidRDefault="00367855" w:rsidP="00367855">
      <w:pPr>
        <w:pStyle w:val="a"/>
      </w:pPr>
      <w:bookmarkStart w:id="3" w:name="_Toc524359875"/>
      <w:r>
        <w:rPr>
          <w:rFonts w:hint="eastAsia"/>
        </w:rPr>
        <w:t>WebApi</w:t>
      </w:r>
      <w:r>
        <w:rPr>
          <w:rFonts w:hint="eastAsia"/>
        </w:rPr>
        <w:t>サイトの設定</w:t>
      </w:r>
      <w:bookmarkEnd w:id="3"/>
    </w:p>
    <w:p w:rsidR="006B4A40" w:rsidRDefault="008810E8" w:rsidP="00B1501D">
      <w:pPr>
        <w:pStyle w:val="2"/>
        <w:spacing w:before="180" w:after="180"/>
        <w:ind w:left="667" w:right="100"/>
      </w:pPr>
      <w:bookmarkStart w:id="4" w:name="_Toc524359876"/>
      <w:r>
        <w:rPr>
          <w:rFonts w:hint="eastAsia"/>
        </w:rPr>
        <w:t>Web</w:t>
      </w:r>
      <w:r>
        <w:rPr>
          <w:rFonts w:hint="eastAsia"/>
        </w:rPr>
        <w:t>サイトの追加</w:t>
      </w:r>
      <w:bookmarkEnd w:id="4"/>
    </w:p>
    <w:p w:rsidR="0050076A" w:rsidRDefault="008810E8" w:rsidP="00B1501D">
      <w:pPr>
        <w:pStyle w:val="3"/>
        <w:spacing w:before="180" w:after="180"/>
        <w:ind w:left="667" w:right="100"/>
        <w:rPr>
          <w:ins w:id="5" w:author="Comparison" w:date="2017-05-01T17:07:00Z"/>
        </w:rPr>
      </w:pPr>
      <w:bookmarkStart w:id="6" w:name="_Toc524359877"/>
      <w:r>
        <w:rPr>
          <w:rFonts w:hint="eastAsia"/>
        </w:rPr>
        <w:t>リモート接続</w:t>
      </w:r>
      <w:bookmarkEnd w:id="6"/>
    </w:p>
    <w:p w:rsidR="008F399A" w:rsidRDefault="008810E8" w:rsidP="00057610">
      <w:pPr>
        <w:ind w:leftChars="0" w:left="0" w:right="100"/>
      </w:pPr>
      <w:bookmarkStart w:id="7" w:name="_Toc481152689"/>
      <w:bookmarkStart w:id="8" w:name="_Toc481154288"/>
      <w:bookmarkStart w:id="9" w:name="_Toc481421345"/>
      <w:r>
        <w:rPr>
          <w:rFonts w:hint="eastAsia"/>
        </w:rPr>
        <w:t>リモートデスクトップで</w:t>
      </w:r>
      <w:r>
        <w:rPr>
          <w:rFonts w:hint="eastAsia"/>
        </w:rPr>
        <w:t>Web</w:t>
      </w:r>
      <w:r>
        <w:rPr>
          <w:rFonts w:hint="eastAsia"/>
        </w:rPr>
        <w:t>サーバに接続する。</w:t>
      </w:r>
    </w:p>
    <w:p w:rsidR="00EA1AEF" w:rsidRDefault="00EA1AEF" w:rsidP="00057610">
      <w:pPr>
        <w:ind w:leftChars="0" w:left="0" w:right="100"/>
      </w:pPr>
    </w:p>
    <w:p w:rsidR="008810E8" w:rsidRDefault="008810E8" w:rsidP="008810E8">
      <w:pPr>
        <w:pStyle w:val="3"/>
        <w:spacing w:before="180" w:after="180"/>
        <w:ind w:left="667" w:right="100"/>
        <w:rPr>
          <w:ins w:id="10" w:author="Comparison" w:date="2017-05-01T17:07:00Z"/>
        </w:rPr>
      </w:pPr>
      <w:bookmarkStart w:id="11" w:name="_Toc524359878"/>
      <w:r w:rsidRPr="008F399A">
        <w:rPr>
          <w:rFonts w:hint="eastAsia"/>
        </w:rPr>
        <w:t>インターネット</w:t>
      </w:r>
      <w:r w:rsidRPr="008F399A">
        <w:rPr>
          <w:rFonts w:hint="eastAsia"/>
        </w:rPr>
        <w:t xml:space="preserve"> </w:t>
      </w:r>
      <w:r w:rsidRPr="008F399A">
        <w:rPr>
          <w:rFonts w:hint="eastAsia"/>
        </w:rPr>
        <w:t>インフォメーション</w:t>
      </w:r>
      <w:r w:rsidRPr="008F399A">
        <w:rPr>
          <w:rFonts w:hint="eastAsia"/>
        </w:rPr>
        <w:t xml:space="preserve"> </w:t>
      </w:r>
      <w:r w:rsidRPr="008F399A">
        <w:rPr>
          <w:rFonts w:hint="eastAsia"/>
        </w:rPr>
        <w:t>サービス</w:t>
      </w:r>
      <w:r w:rsidRPr="008F399A">
        <w:rPr>
          <w:rFonts w:hint="eastAsia"/>
        </w:rPr>
        <w:t xml:space="preserve"> (IIS) </w:t>
      </w:r>
      <w:r w:rsidRPr="008F399A">
        <w:rPr>
          <w:rFonts w:hint="eastAsia"/>
        </w:rPr>
        <w:t>マネージャー</w:t>
      </w:r>
      <w:r>
        <w:rPr>
          <w:rFonts w:hint="eastAsia"/>
        </w:rPr>
        <w:t>起動</w:t>
      </w:r>
      <w:bookmarkEnd w:id="11"/>
    </w:p>
    <w:p w:rsidR="008810E8" w:rsidRDefault="008810E8" w:rsidP="008810E8">
      <w:pPr>
        <w:ind w:leftChars="0" w:left="0" w:right="100"/>
      </w:pPr>
      <w:r w:rsidRPr="008810E8">
        <w:rPr>
          <w:rFonts w:hint="eastAsia"/>
        </w:rPr>
        <w:t>インターネット</w:t>
      </w:r>
      <w:r w:rsidRPr="008810E8">
        <w:rPr>
          <w:rFonts w:hint="eastAsia"/>
        </w:rPr>
        <w:t xml:space="preserve"> </w:t>
      </w:r>
      <w:r w:rsidRPr="008810E8">
        <w:rPr>
          <w:rFonts w:hint="eastAsia"/>
        </w:rPr>
        <w:t>インフォメーション</w:t>
      </w:r>
      <w:r w:rsidRPr="008810E8">
        <w:rPr>
          <w:rFonts w:hint="eastAsia"/>
        </w:rPr>
        <w:t xml:space="preserve"> </w:t>
      </w:r>
      <w:r w:rsidRPr="008810E8">
        <w:rPr>
          <w:rFonts w:hint="eastAsia"/>
        </w:rPr>
        <w:t>サービス</w:t>
      </w:r>
      <w:r w:rsidRPr="008810E8">
        <w:rPr>
          <w:rFonts w:hint="eastAsia"/>
        </w:rPr>
        <w:t xml:space="preserve"> (IIS) </w:t>
      </w:r>
      <w:r w:rsidRPr="008810E8">
        <w:rPr>
          <w:rFonts w:hint="eastAsia"/>
        </w:rPr>
        <w:t>マネージャー</w:t>
      </w:r>
      <w:r>
        <w:rPr>
          <w:rFonts w:hint="eastAsia"/>
        </w:rPr>
        <w:t>を起動する。</w:t>
      </w:r>
    </w:p>
    <w:p w:rsidR="00EA1AEF" w:rsidRDefault="00EA1AEF" w:rsidP="008810E8">
      <w:pPr>
        <w:ind w:leftChars="0" w:left="0" w:right="100"/>
      </w:pPr>
    </w:p>
    <w:p w:rsidR="007A1AF0" w:rsidRDefault="007A1AF0" w:rsidP="007A1AF0">
      <w:pPr>
        <w:pStyle w:val="3"/>
        <w:spacing w:before="180" w:after="180"/>
        <w:ind w:left="667" w:right="100"/>
        <w:rPr>
          <w:ins w:id="12" w:author="Comparison" w:date="2017-05-01T17:07:00Z"/>
        </w:rPr>
      </w:pPr>
      <w:bookmarkStart w:id="13" w:name="_Toc524359879"/>
      <w:r>
        <w:rPr>
          <w:rFonts w:hint="eastAsia"/>
        </w:rPr>
        <w:t>サイト</w:t>
      </w:r>
      <w:bookmarkEnd w:id="13"/>
    </w:p>
    <w:p w:rsidR="007A1AF0" w:rsidRDefault="007A1AF0" w:rsidP="007A1AF0">
      <w:pPr>
        <w:ind w:leftChars="0" w:left="0" w:right="100"/>
      </w:pPr>
      <w:r>
        <w:rPr>
          <w:rFonts w:hint="eastAsia"/>
        </w:rPr>
        <w:t>「サイト」を選択し、右クリックなどから「</w:t>
      </w:r>
      <w:r>
        <w:rPr>
          <w:rFonts w:hint="eastAsia"/>
        </w:rPr>
        <w:t>Web</w:t>
      </w:r>
      <w:r>
        <w:rPr>
          <w:rFonts w:hint="eastAsia"/>
        </w:rPr>
        <w:t>サイトの追加」を選択する。</w:t>
      </w:r>
    </w:p>
    <w:p w:rsidR="008810E8" w:rsidRPr="007A1AF0" w:rsidRDefault="008810E8" w:rsidP="00057610">
      <w:pPr>
        <w:ind w:leftChars="0" w:left="0" w:right="100"/>
      </w:pPr>
    </w:p>
    <w:p w:rsidR="008F399A" w:rsidRDefault="008F399A" w:rsidP="008F399A">
      <w:pPr>
        <w:ind w:left="100" w:right="100"/>
      </w:pPr>
      <w:r>
        <w:rPr>
          <w:rFonts w:hint="eastAsia"/>
          <w:noProof/>
        </w:rPr>
        <w:drawing>
          <wp:inline distT="0" distB="0" distL="0" distR="0">
            <wp:extent cx="5391150" cy="4220845"/>
            <wp:effectExtent l="19050" t="0" r="0" b="0"/>
            <wp:docPr id="12" name="図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2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AF0" w:rsidRDefault="007A1AF0">
      <w:pPr>
        <w:widowControl/>
        <w:snapToGrid/>
        <w:ind w:leftChars="0" w:left="0" w:rightChars="0" w:right="0"/>
      </w:pPr>
      <w:r>
        <w:br w:type="page"/>
      </w:r>
    </w:p>
    <w:p w:rsidR="007A1AF0" w:rsidRDefault="007A1AF0" w:rsidP="007A1AF0">
      <w:pPr>
        <w:pStyle w:val="3"/>
        <w:spacing w:before="180" w:after="180"/>
        <w:ind w:left="667" w:right="100"/>
        <w:rPr>
          <w:ins w:id="14" w:author="Comparison" w:date="2017-05-01T17:07:00Z"/>
        </w:rPr>
      </w:pPr>
      <w:bookmarkStart w:id="15" w:name="_Toc524359880"/>
      <w:r>
        <w:rPr>
          <w:rFonts w:hint="eastAsia"/>
        </w:rPr>
        <w:t>Web</w:t>
      </w:r>
      <w:r>
        <w:rPr>
          <w:rFonts w:hint="eastAsia"/>
        </w:rPr>
        <w:t>サイトの追加</w:t>
      </w:r>
      <w:bookmarkEnd w:id="15"/>
    </w:p>
    <w:p w:rsidR="007A1AF0" w:rsidRDefault="007A1AF0" w:rsidP="007A1AF0">
      <w:pPr>
        <w:ind w:leftChars="0" w:left="0" w:right="100"/>
      </w:pPr>
      <w:r>
        <w:rPr>
          <w:rFonts w:hint="eastAsia"/>
        </w:rPr>
        <w:t>「サイト」を選択し、右クリックなどから「</w:t>
      </w:r>
      <w:r>
        <w:rPr>
          <w:rFonts w:hint="eastAsia"/>
        </w:rPr>
        <w:t>Web</w:t>
      </w:r>
      <w:r>
        <w:rPr>
          <w:rFonts w:hint="eastAsia"/>
        </w:rPr>
        <w:t>サイトの追加」を選択する。</w:t>
      </w:r>
    </w:p>
    <w:p w:rsidR="007A1AF0" w:rsidRDefault="007A1AF0" w:rsidP="007A1AF0">
      <w:pPr>
        <w:ind w:leftChars="0" w:left="0" w:right="100"/>
      </w:pPr>
    </w:p>
    <w:p w:rsidR="001E0597" w:rsidRDefault="001E0597" w:rsidP="007A1AF0">
      <w:pPr>
        <w:ind w:leftChars="0" w:left="0" w:right="100"/>
      </w:pPr>
      <w:r>
        <w:rPr>
          <w:rFonts w:hint="eastAsia"/>
        </w:rPr>
        <w:t>「サイト名」、「物理パス」、「ホスト名」を入力して「</w:t>
      </w:r>
      <w:r>
        <w:rPr>
          <w:rFonts w:hint="eastAsia"/>
        </w:rPr>
        <w:t>OK</w:t>
      </w:r>
      <w:r>
        <w:rPr>
          <w:rFonts w:hint="eastAsia"/>
        </w:rPr>
        <w:t>」ボタンを押す。</w:t>
      </w:r>
    </w:p>
    <w:p w:rsidR="008F399A" w:rsidRDefault="008F399A" w:rsidP="008F399A">
      <w:pPr>
        <w:ind w:left="100" w:right="100"/>
      </w:pPr>
    </w:p>
    <w:p w:rsidR="001E0597" w:rsidRPr="00170BAE" w:rsidRDefault="001E0597" w:rsidP="008F399A">
      <w:pPr>
        <w:ind w:left="100" w:right="100"/>
        <w:rPr>
          <w:b/>
        </w:rPr>
      </w:pPr>
      <w:r w:rsidRPr="00170BAE">
        <w:rPr>
          <w:rFonts w:hint="eastAsia"/>
          <w:b/>
        </w:rPr>
        <w:t>・（入力例）</w:t>
      </w:r>
    </w:p>
    <w:p w:rsidR="001E0597" w:rsidRDefault="001E0597" w:rsidP="001E0597">
      <w:pPr>
        <w:ind w:left="100" w:right="100"/>
      </w:pPr>
      <w:r>
        <w:rPr>
          <w:rFonts w:hint="eastAsia"/>
        </w:rPr>
        <w:t xml:space="preserve">　サイト名：</w:t>
      </w:r>
      <w:r w:rsidRPr="00D65DBF">
        <w:t>DevPlanApi</w:t>
      </w:r>
    </w:p>
    <w:p w:rsidR="001E0597" w:rsidRPr="00D65DBF" w:rsidRDefault="001E0597" w:rsidP="001E0597">
      <w:pPr>
        <w:ind w:left="100" w:right="100"/>
      </w:pPr>
      <w:r>
        <w:rPr>
          <w:rFonts w:hint="eastAsia"/>
        </w:rPr>
        <w:t xml:space="preserve">　物理パス：</w:t>
      </w:r>
      <w:r w:rsidRPr="00D65DBF">
        <w:t>D:\DevPlanApi</w:t>
      </w:r>
    </w:p>
    <w:p w:rsidR="001E0597" w:rsidRPr="00D65DBF" w:rsidRDefault="001E0597" w:rsidP="001E0597">
      <w:pPr>
        <w:ind w:left="100" w:right="100"/>
      </w:pPr>
      <w:r>
        <w:rPr>
          <w:rFonts w:hint="eastAsia"/>
        </w:rPr>
        <w:t xml:space="preserve">　ホスト名：</w:t>
      </w:r>
      <w:r w:rsidRPr="00D65DBF">
        <w:t>DevPlanApi.gkh.auto3.subaru.net</w:t>
      </w:r>
    </w:p>
    <w:p w:rsidR="001E0597" w:rsidRPr="001E0597" w:rsidRDefault="001E0597" w:rsidP="008F399A">
      <w:pPr>
        <w:ind w:left="100" w:right="100"/>
      </w:pPr>
    </w:p>
    <w:p w:rsidR="007A1AF0" w:rsidRDefault="007A1AF0" w:rsidP="008F399A">
      <w:pPr>
        <w:ind w:left="100" w:right="100"/>
      </w:pPr>
      <w:r>
        <w:rPr>
          <w:rFonts w:hint="eastAsia"/>
          <w:noProof/>
        </w:rPr>
        <w:drawing>
          <wp:inline distT="0" distB="0" distL="0" distR="0">
            <wp:extent cx="5998210" cy="6020435"/>
            <wp:effectExtent l="19050" t="0" r="2540" b="0"/>
            <wp:docPr id="495" name="図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0" cy="602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597" w:rsidRDefault="001E0597">
      <w:pPr>
        <w:widowControl/>
        <w:snapToGrid/>
        <w:ind w:leftChars="0" w:left="0" w:rightChars="0" w:right="0"/>
      </w:pPr>
      <w:r>
        <w:br w:type="page"/>
      </w:r>
    </w:p>
    <w:p w:rsidR="001E0597" w:rsidRPr="00170BAE" w:rsidRDefault="001E0597" w:rsidP="008F399A">
      <w:pPr>
        <w:ind w:left="100" w:right="100"/>
        <w:rPr>
          <w:b/>
        </w:rPr>
      </w:pPr>
      <w:r w:rsidRPr="00170BAE">
        <w:rPr>
          <w:rFonts w:hint="eastAsia"/>
          <w:b/>
        </w:rPr>
        <w:t>・（物理パスの選択例）</w:t>
      </w:r>
    </w:p>
    <w:p w:rsidR="008F399A" w:rsidRDefault="008F399A" w:rsidP="008F399A">
      <w:pPr>
        <w:ind w:left="100" w:right="100"/>
      </w:pPr>
      <w:r>
        <w:rPr>
          <w:rFonts w:hint="eastAsia"/>
          <w:noProof/>
        </w:rPr>
        <w:drawing>
          <wp:inline distT="0" distB="0" distL="0" distR="0">
            <wp:extent cx="5391150" cy="4220845"/>
            <wp:effectExtent l="19050" t="0" r="0" b="0"/>
            <wp:docPr id="14" name="図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2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99A" w:rsidRDefault="008F399A" w:rsidP="008F399A">
      <w:pPr>
        <w:ind w:left="100" w:right="100"/>
      </w:pPr>
    </w:p>
    <w:p w:rsidR="008F399A" w:rsidRDefault="008F399A" w:rsidP="008F399A">
      <w:pPr>
        <w:ind w:left="100" w:right="100"/>
      </w:pPr>
    </w:p>
    <w:p w:rsidR="007A2528" w:rsidRDefault="007A2528">
      <w:pPr>
        <w:widowControl/>
        <w:snapToGrid/>
        <w:ind w:leftChars="0" w:left="0" w:rightChars="0" w:right="0"/>
      </w:pPr>
      <w:r>
        <w:br w:type="page"/>
      </w:r>
    </w:p>
    <w:p w:rsidR="007A2528" w:rsidRDefault="007A2528" w:rsidP="007A2528">
      <w:pPr>
        <w:pStyle w:val="2"/>
        <w:spacing w:before="180" w:after="180"/>
        <w:ind w:left="667" w:right="100"/>
      </w:pPr>
      <w:bookmarkStart w:id="16" w:name="_Toc524359881"/>
      <w:r>
        <w:rPr>
          <w:rFonts w:hint="eastAsia"/>
        </w:rPr>
        <w:t>アプリケーションプールの設定</w:t>
      </w:r>
      <w:bookmarkEnd w:id="16"/>
    </w:p>
    <w:p w:rsidR="007A2528" w:rsidRDefault="007A2528" w:rsidP="007A2528">
      <w:pPr>
        <w:pStyle w:val="3"/>
        <w:spacing w:before="180" w:after="180"/>
        <w:ind w:left="667" w:right="100"/>
        <w:rPr>
          <w:ins w:id="17" w:author="Comparison" w:date="2017-05-01T17:07:00Z"/>
        </w:rPr>
      </w:pPr>
      <w:bookmarkStart w:id="18" w:name="_Toc524359882"/>
      <w:r>
        <w:rPr>
          <w:rFonts w:hint="eastAsia"/>
        </w:rPr>
        <w:t xml:space="preserve">.NET Framework </w:t>
      </w:r>
      <w:r>
        <w:rPr>
          <w:rFonts w:hint="eastAsia"/>
        </w:rPr>
        <w:t>のバージョン設定</w:t>
      </w:r>
      <w:bookmarkEnd w:id="18"/>
    </w:p>
    <w:p w:rsidR="007A2528" w:rsidRDefault="007A2528" w:rsidP="007A2528">
      <w:pPr>
        <w:ind w:leftChars="0" w:left="0" w:right="100"/>
      </w:pPr>
      <w:r>
        <w:rPr>
          <w:rFonts w:hint="eastAsia"/>
        </w:rPr>
        <w:t>アプリケーションプールの</w:t>
      </w:r>
      <w:r w:rsidRPr="007A2528">
        <w:rPr>
          <w:rFonts w:hint="eastAsia"/>
        </w:rPr>
        <w:t xml:space="preserve">.NET Framework </w:t>
      </w:r>
      <w:r w:rsidRPr="007A2528">
        <w:rPr>
          <w:rFonts w:hint="eastAsia"/>
        </w:rPr>
        <w:t>のバージョン</w:t>
      </w:r>
      <w:r>
        <w:rPr>
          <w:rFonts w:hint="eastAsia"/>
        </w:rPr>
        <w:t>を「</w:t>
      </w:r>
      <w:r>
        <w:rPr>
          <w:rFonts w:hint="eastAsia"/>
        </w:rPr>
        <w:t>v4.0</w:t>
      </w:r>
      <w:r>
        <w:rPr>
          <w:rFonts w:hint="eastAsia"/>
        </w:rPr>
        <w:t>」に</w:t>
      </w:r>
      <w:r w:rsidRPr="007A2528">
        <w:rPr>
          <w:rFonts w:hint="eastAsia"/>
        </w:rPr>
        <w:t>設定</w:t>
      </w:r>
      <w:r w:rsidR="00F712B3">
        <w:rPr>
          <w:rFonts w:hint="eastAsia"/>
        </w:rPr>
        <w:t>する</w:t>
      </w:r>
      <w:r>
        <w:rPr>
          <w:rFonts w:hint="eastAsia"/>
        </w:rPr>
        <w:t>。</w:t>
      </w:r>
    </w:p>
    <w:p w:rsidR="008F399A" w:rsidRPr="007A2528" w:rsidRDefault="008F399A" w:rsidP="008F399A">
      <w:pPr>
        <w:ind w:left="100" w:right="100"/>
      </w:pPr>
    </w:p>
    <w:p w:rsidR="008F399A" w:rsidRDefault="008F399A" w:rsidP="008F399A">
      <w:pPr>
        <w:ind w:left="100" w:right="100"/>
      </w:pPr>
      <w:r>
        <w:rPr>
          <w:rFonts w:hint="eastAsia"/>
          <w:noProof/>
        </w:rPr>
        <w:drawing>
          <wp:inline distT="0" distB="0" distL="0" distR="0">
            <wp:extent cx="5391150" cy="4220845"/>
            <wp:effectExtent l="19050" t="0" r="0" b="0"/>
            <wp:docPr id="16" name="図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2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99A" w:rsidRDefault="008F399A" w:rsidP="008F399A">
      <w:pPr>
        <w:ind w:left="100" w:right="100"/>
      </w:pPr>
    </w:p>
    <w:p w:rsidR="008F399A" w:rsidRDefault="008F399A" w:rsidP="008F399A">
      <w:pPr>
        <w:ind w:left="100" w:right="100"/>
      </w:pPr>
      <w:r>
        <w:rPr>
          <w:rFonts w:hint="eastAsia"/>
          <w:noProof/>
        </w:rPr>
        <w:drawing>
          <wp:inline distT="0" distB="0" distL="0" distR="0">
            <wp:extent cx="5391150" cy="4220845"/>
            <wp:effectExtent l="19050" t="0" r="0" b="0"/>
            <wp:docPr id="18" name="図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2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99A" w:rsidRDefault="008F399A" w:rsidP="008F399A">
      <w:pPr>
        <w:ind w:left="100" w:right="100"/>
      </w:pPr>
    </w:p>
    <w:p w:rsidR="008F399A" w:rsidRDefault="008F399A" w:rsidP="008F399A">
      <w:pPr>
        <w:ind w:left="100" w:right="100"/>
      </w:pPr>
      <w:r>
        <w:rPr>
          <w:rFonts w:hint="eastAsia"/>
          <w:noProof/>
        </w:rPr>
        <w:drawing>
          <wp:inline distT="0" distB="0" distL="0" distR="0">
            <wp:extent cx="5391150" cy="4220845"/>
            <wp:effectExtent l="19050" t="0" r="0" b="0"/>
            <wp:docPr id="20" name="図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2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99A" w:rsidRDefault="008F399A" w:rsidP="008F399A">
      <w:pPr>
        <w:ind w:left="100" w:right="100"/>
      </w:pPr>
    </w:p>
    <w:p w:rsidR="008F399A" w:rsidRDefault="008F399A" w:rsidP="008F399A">
      <w:pPr>
        <w:ind w:left="100" w:right="100"/>
      </w:pPr>
      <w:r>
        <w:rPr>
          <w:rFonts w:hint="eastAsia"/>
          <w:noProof/>
        </w:rPr>
        <w:drawing>
          <wp:inline distT="0" distB="0" distL="0" distR="0">
            <wp:extent cx="5391150" cy="4220845"/>
            <wp:effectExtent l="19050" t="0" r="0" b="0"/>
            <wp:docPr id="21" name="図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2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2B3" w:rsidRDefault="00F712B3">
      <w:pPr>
        <w:widowControl/>
        <w:snapToGrid/>
        <w:ind w:leftChars="0" w:left="0" w:rightChars="0" w:right="0"/>
      </w:pPr>
      <w:r>
        <w:br w:type="page"/>
      </w:r>
    </w:p>
    <w:p w:rsidR="00F712B3" w:rsidRDefault="00F712B3" w:rsidP="00F712B3">
      <w:pPr>
        <w:pStyle w:val="2"/>
        <w:spacing w:before="180" w:after="180"/>
        <w:ind w:left="667" w:right="100"/>
      </w:pPr>
      <w:bookmarkStart w:id="19" w:name="_Toc524359883"/>
      <w:r>
        <w:rPr>
          <w:rFonts w:hint="eastAsia"/>
        </w:rPr>
        <w:t>アクセス許可の設定</w:t>
      </w:r>
      <w:bookmarkEnd w:id="19"/>
    </w:p>
    <w:p w:rsidR="00F712B3" w:rsidRDefault="00912440" w:rsidP="00F712B3">
      <w:pPr>
        <w:pStyle w:val="3"/>
        <w:spacing w:before="180" w:after="180"/>
        <w:ind w:left="667" w:right="100"/>
        <w:rPr>
          <w:ins w:id="20" w:author="Comparison" w:date="2017-05-01T17:07:00Z"/>
        </w:rPr>
      </w:pPr>
      <w:bookmarkStart w:id="21" w:name="_Toc524359884"/>
      <w:r>
        <w:rPr>
          <w:rFonts w:hint="eastAsia"/>
        </w:rPr>
        <w:t>「</w:t>
      </w:r>
      <w:r>
        <w:rPr>
          <w:rFonts w:hint="eastAsia"/>
        </w:rPr>
        <w:t>IUSER</w:t>
      </w:r>
      <w:r>
        <w:rPr>
          <w:rFonts w:hint="eastAsia"/>
        </w:rPr>
        <w:t>」のアクセス許可の設定</w:t>
      </w:r>
      <w:bookmarkEnd w:id="21"/>
    </w:p>
    <w:p w:rsidR="00F712B3" w:rsidRDefault="00F712B3" w:rsidP="00F712B3">
      <w:pPr>
        <w:ind w:leftChars="0" w:left="0" w:right="100"/>
      </w:pPr>
      <w:r>
        <w:rPr>
          <w:rFonts w:hint="eastAsia"/>
        </w:rPr>
        <w:t>対象のサイトの右クリックなどから「アクセス許可の編集」を選択し、セキュリティタブから「</w:t>
      </w:r>
      <w:r>
        <w:rPr>
          <w:rFonts w:hint="eastAsia"/>
        </w:rPr>
        <w:t>IUSER</w:t>
      </w:r>
      <w:r>
        <w:rPr>
          <w:rFonts w:hint="eastAsia"/>
        </w:rPr>
        <w:t>」</w:t>
      </w:r>
      <w:r w:rsidR="004331E9">
        <w:rPr>
          <w:rFonts w:hint="eastAsia"/>
        </w:rPr>
        <w:t>ユーザーを追加する</w:t>
      </w:r>
      <w:r>
        <w:rPr>
          <w:rFonts w:hint="eastAsia"/>
        </w:rPr>
        <w:t>。</w:t>
      </w:r>
    </w:p>
    <w:p w:rsidR="008F399A" w:rsidRPr="00F712B3" w:rsidRDefault="008F399A" w:rsidP="008F399A">
      <w:pPr>
        <w:ind w:left="100" w:right="100"/>
      </w:pPr>
    </w:p>
    <w:p w:rsidR="008F399A" w:rsidRDefault="008F399A" w:rsidP="008F399A">
      <w:pPr>
        <w:ind w:left="100" w:right="100"/>
      </w:pPr>
      <w:r>
        <w:rPr>
          <w:rFonts w:hint="eastAsia"/>
          <w:noProof/>
        </w:rPr>
        <w:drawing>
          <wp:inline distT="0" distB="0" distL="0" distR="0">
            <wp:extent cx="5391150" cy="4220845"/>
            <wp:effectExtent l="19050" t="0" r="0" b="0"/>
            <wp:docPr id="22" name="図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2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99A" w:rsidRDefault="008F399A" w:rsidP="008F399A">
      <w:pPr>
        <w:ind w:left="100" w:right="100"/>
      </w:pPr>
    </w:p>
    <w:p w:rsidR="008F399A" w:rsidRDefault="008F399A" w:rsidP="008F399A">
      <w:pPr>
        <w:ind w:left="100" w:right="100"/>
      </w:pPr>
    </w:p>
    <w:p w:rsidR="008F399A" w:rsidRDefault="008F399A" w:rsidP="008F399A">
      <w:pPr>
        <w:ind w:left="100" w:right="100"/>
      </w:pPr>
    </w:p>
    <w:p w:rsidR="008F399A" w:rsidRDefault="008F399A" w:rsidP="008F399A">
      <w:pPr>
        <w:ind w:left="100" w:right="100"/>
      </w:pPr>
      <w:r>
        <w:rPr>
          <w:rFonts w:hint="eastAsia"/>
          <w:noProof/>
        </w:rPr>
        <w:drawing>
          <wp:inline distT="0" distB="0" distL="0" distR="0">
            <wp:extent cx="5391150" cy="4220845"/>
            <wp:effectExtent l="19050" t="0" r="0" b="0"/>
            <wp:docPr id="23" name="図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2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A79" w:rsidRDefault="00C93A79">
      <w:pPr>
        <w:widowControl/>
        <w:snapToGrid/>
        <w:ind w:leftChars="0" w:left="0" w:rightChars="0" w:right="0"/>
      </w:pPr>
      <w:r>
        <w:br w:type="page"/>
      </w:r>
    </w:p>
    <w:p w:rsidR="004331E9" w:rsidRDefault="004331E9" w:rsidP="004331E9">
      <w:pPr>
        <w:pStyle w:val="3"/>
        <w:spacing w:before="180" w:after="180"/>
        <w:ind w:left="667" w:right="100"/>
        <w:rPr>
          <w:ins w:id="22" w:author="Comparison" w:date="2017-05-01T17:07:00Z"/>
        </w:rPr>
      </w:pPr>
      <w:bookmarkStart w:id="23" w:name="_Toc524359885"/>
      <w:r>
        <w:rPr>
          <w:rFonts w:hint="eastAsia"/>
        </w:rPr>
        <w:t>「</w:t>
      </w:r>
      <w:r>
        <w:rPr>
          <w:rFonts w:hint="eastAsia"/>
        </w:rPr>
        <w:t>DevPlanDevelopers</w:t>
      </w:r>
      <w:r>
        <w:rPr>
          <w:rFonts w:hint="eastAsia"/>
        </w:rPr>
        <w:t>」のアクセス許可の設定</w:t>
      </w:r>
      <w:bookmarkEnd w:id="23"/>
    </w:p>
    <w:p w:rsidR="004331E9" w:rsidRDefault="004331E9" w:rsidP="004331E9">
      <w:pPr>
        <w:ind w:leftChars="0" w:left="0" w:right="100"/>
      </w:pPr>
      <w:r>
        <w:rPr>
          <w:rFonts w:hint="eastAsia"/>
        </w:rPr>
        <w:t>対象のサイトの右クリックなどから「アクセス許可の編集」を選択し、セキュリティタブから「</w:t>
      </w:r>
      <w:r>
        <w:rPr>
          <w:rFonts w:hint="eastAsia"/>
        </w:rPr>
        <w:t>DevPlanDevelopers</w:t>
      </w:r>
      <w:r>
        <w:rPr>
          <w:rFonts w:hint="eastAsia"/>
        </w:rPr>
        <w:t>」グループを追加する。</w:t>
      </w:r>
    </w:p>
    <w:p w:rsidR="004331E9" w:rsidRDefault="004331E9" w:rsidP="004331E9">
      <w:pPr>
        <w:ind w:leftChars="0" w:left="0" w:right="100"/>
      </w:pPr>
    </w:p>
    <w:p w:rsidR="004331E9" w:rsidRDefault="004331E9" w:rsidP="004331E9">
      <w:pPr>
        <w:ind w:leftChars="0" w:left="0" w:right="100"/>
      </w:pPr>
      <w:r>
        <w:t>「編集」ボタンを押下する。</w:t>
      </w:r>
    </w:p>
    <w:p w:rsidR="004331E9" w:rsidRDefault="00770243">
      <w:pPr>
        <w:widowControl/>
        <w:snapToGrid/>
        <w:ind w:leftChars="0" w:left="0" w:rightChars="0" w:right="0"/>
      </w:pPr>
      <w:r>
        <w:pict>
          <v:group id="キャンバス 7" o:spid="_x0000_s1568" editas="canvas" style="width:425.2pt;height:248.05pt;mso-position-horizontal-relative:char;mso-position-vertical-relative:line" coordsize="54000,31502">
            <v:shape id="_x0000_s1569" type="#_x0000_t75" style="position:absolute;width:54000;height:31502;visibility:visible;mso-wrap-style:square">
              <v:fill o:detectmouseclick="t"/>
              <v:path o:connecttype="none"/>
            </v:shape>
            <v:shape id="図 61" o:spid="_x0000_s1570" type="#_x0000_t75" style="position:absolute;left:3;top:3;width:53997;height:312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VES7BAAAA2wAAAA8AAABkcnMvZG93bnJldi54bWxEj82KwjAUhfeC7xCu4E5TtdShYxQRBN0M&#10;WHV/ae60ZZqb2kRbfXozMDDLw/n5OKtNb2rxoNZVlhXMphEI4tzqigsFl/N+8gHCeWSNtWVS8CQH&#10;m/VwsMJU245P9Mh8IcIIuxQVlN43qZQuL8mgm9qGOHjftjXog2wLqVvswrip5TyKEmmw4kAosaFd&#10;SflPdjeBG2eL+pQsX19xbDpJt/nx6oxS41G//QThqff/4b/2QStIZvD7JfwAuX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gVES7BAAAA2wAAAA8AAAAAAAAAAAAAAAAAnwIA&#10;AGRycy9kb3ducmV2LnhtbFBLBQYAAAAABAAEAPcAAACNAwAAAAA=&#10;">
              <v:imagedata r:id="rId22" o:title=""/>
              <v:path arrowok="t"/>
            </v:shape>
            <w10:anchorlock/>
          </v:group>
        </w:pict>
      </w:r>
    </w:p>
    <w:p w:rsidR="004331E9" w:rsidRDefault="004331E9">
      <w:pPr>
        <w:widowControl/>
        <w:snapToGrid/>
        <w:ind w:leftChars="0" w:left="0" w:rightChars="0" w:right="0"/>
      </w:pPr>
    </w:p>
    <w:p w:rsidR="004331E9" w:rsidRDefault="004331E9">
      <w:pPr>
        <w:widowControl/>
        <w:snapToGrid/>
        <w:ind w:leftChars="0" w:left="0" w:rightChars="0" w:right="0"/>
      </w:pPr>
      <w:r>
        <w:t>「追加」ボタン押下する。</w:t>
      </w:r>
    </w:p>
    <w:p w:rsidR="004331E9" w:rsidRDefault="00770243">
      <w:pPr>
        <w:widowControl/>
        <w:snapToGrid/>
        <w:ind w:leftChars="0" w:left="0" w:rightChars="0" w:right="0"/>
      </w:pPr>
      <w:r>
        <w:pict>
          <v:group id="キャンバス 8" o:spid="_x0000_s1571" editas="canvas" style="width:425.2pt;height:248.05pt;mso-position-horizontal-relative:char;mso-position-vertical-relative:line" coordsize="54000,31502">
            <v:shape id="_x0000_s1572" type="#_x0000_t75" style="position:absolute;width:54000;height:31502;visibility:visible;mso-wrap-style:square">
              <v:fill o:detectmouseclick="t"/>
              <v:path o:connecttype="none"/>
            </v:shape>
            <v:shape id="図 66" o:spid="_x0000_s1573" type="#_x0000_t75" style="position:absolute;left:3;top:3;width:53997;height:312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mDuLEAAAA2wAAAA8AAABkcnMvZG93bnJldi54bWxEj0FrwkAUhO+C/2F5Qm+60UOwqasURRB6&#10;aVIRentkX7Kp2bchu2raX98VBI/DzHzDrDaDbcWVet84VjCfJSCIS6cbrhUcv/bTJQgfkDW2jknB&#10;L3nYrMejFWba3TinaxFqESHsM1RgQugyKX1pyKKfuY44epXrLYYo+1rqHm8Rblu5SJJUWmw4Lhjs&#10;aGuoPBcXq+DzcGE+/VW7/Hte/OQflXHn10Gpl8nw/gYi0BCe4Uf7oBWkKdy/xB8g1/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XmDuLEAAAA2wAAAA8AAAAAAAAAAAAAAAAA&#10;nwIAAGRycy9kb3ducmV2LnhtbFBLBQYAAAAABAAEAPcAAACQAwAAAAA=&#10;">
              <v:imagedata r:id="rId23" o:title=""/>
              <v:path arrowok="t"/>
            </v:shape>
            <w10:anchorlock/>
          </v:group>
        </w:pict>
      </w:r>
    </w:p>
    <w:p w:rsidR="004331E9" w:rsidRDefault="004331E9">
      <w:pPr>
        <w:widowControl/>
        <w:snapToGrid/>
        <w:ind w:leftChars="0" w:left="0" w:rightChars="0" w:right="0"/>
      </w:pPr>
    </w:p>
    <w:p w:rsidR="004331E9" w:rsidRDefault="004331E9">
      <w:pPr>
        <w:widowControl/>
        <w:snapToGrid/>
        <w:ind w:leftChars="0" w:left="0" w:rightChars="0" w:right="0"/>
      </w:pPr>
      <w:r>
        <w:t>「場所」から「</w:t>
      </w:r>
      <w:r>
        <w:t>FGNT165</w:t>
      </w:r>
      <w:r>
        <w:t>」を選択し「</w:t>
      </w:r>
      <w:r>
        <w:t>OK</w:t>
      </w:r>
      <w:r>
        <w:t>」ボタンを押下する。</w:t>
      </w:r>
    </w:p>
    <w:p w:rsidR="004331E9" w:rsidRDefault="00770243">
      <w:pPr>
        <w:widowControl/>
        <w:snapToGrid/>
        <w:ind w:leftChars="0" w:left="0" w:rightChars="0" w:right="0"/>
      </w:pPr>
      <w:r>
        <w:pict>
          <v:group id="キャンバス 9" o:spid="_x0000_s1574" editas="canvas" style="width:425.2pt;height:248.05pt;mso-position-horizontal-relative:char;mso-position-vertical-relative:line" coordsize="54000,31502">
            <v:shape id="_x0000_s1575" type="#_x0000_t75" style="position:absolute;width:54000;height:31502;visibility:visible;mso-wrap-style:square">
              <v:fill o:detectmouseclick="t"/>
              <v:path o:connecttype="none"/>
            </v:shape>
            <v:shape id="図 42" o:spid="_x0000_s1576" type="#_x0000_t75" style="position:absolute;width:54006;height:312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xqrXEAAAA2wAAAA8AAABkcnMvZG93bnJldi54bWxEj0FrwkAUhO8F/8PyhF6KbhpslOgqVSgU&#10;pIeo4PWRfSbB7NuYXTX217uC4HGYmW+Y2aIztbhQ6yrLCj6HEQji3OqKCwW77c9gAsJ5ZI21ZVJw&#10;IweLee9thqm2V87osvGFCBB2KSoovW9SKV1ekkE3tA1x8A62NeiDbAupW7wGuKllHEWJNFhxWCix&#10;oVVJ+XFzNoGSfP2vP7J9fMuWKz9e/41OSWKVeu9331MQnjr/Cj/bv1rBKIbHl/AD5P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PxqrXEAAAA2wAAAA8AAAAAAAAAAAAAAAAA&#10;nwIAAGRycy9kb3ducmV2LnhtbFBLBQYAAAAABAAEAPcAAACQAwAAAAA=&#10;">
              <v:imagedata r:id="rId24" o:title=""/>
              <v:path arrowok="t"/>
            </v:shape>
            <w10:anchorlock/>
          </v:group>
        </w:pict>
      </w:r>
    </w:p>
    <w:p w:rsidR="004331E9" w:rsidRDefault="004331E9">
      <w:pPr>
        <w:widowControl/>
        <w:snapToGrid/>
        <w:ind w:leftChars="0" w:left="0" w:rightChars="0" w:right="0"/>
      </w:pPr>
    </w:p>
    <w:p w:rsidR="004331E9" w:rsidRDefault="004331E9">
      <w:pPr>
        <w:widowControl/>
        <w:snapToGrid/>
        <w:ind w:leftChars="0" w:left="0" w:rightChars="0" w:right="0"/>
      </w:pPr>
      <w:r>
        <w:t>「</w:t>
      </w:r>
      <w:r>
        <w:t>De</w:t>
      </w:r>
      <w:r w:rsidR="00FD5E35">
        <w:t>vPlanDevelopers</w:t>
      </w:r>
      <w:r w:rsidR="00FD5E35">
        <w:t>」と入力し、「名前の確認」ボタンを押下して認識（下線表示）されたことを確認し「</w:t>
      </w:r>
      <w:r w:rsidR="00FD5E35">
        <w:t>OK</w:t>
      </w:r>
      <w:r w:rsidR="00FD5E35">
        <w:t>」ボタンを押下する。</w:t>
      </w:r>
    </w:p>
    <w:p w:rsidR="004331E9" w:rsidRDefault="00770243">
      <w:pPr>
        <w:widowControl/>
        <w:snapToGrid/>
        <w:ind w:leftChars="0" w:left="0" w:rightChars="0" w:right="0"/>
      </w:pPr>
      <w:r>
        <w:pict>
          <v:group id="キャンバス 10" o:spid="_x0000_s1577" editas="canvas" style="width:425.2pt;height:248.05pt;mso-position-horizontal-relative:char;mso-position-vertical-relative:line" coordsize="54000,31502">
            <v:shape id="_x0000_s1578" type="#_x0000_t75" style="position:absolute;width:54000;height:31502;visibility:visible;mso-wrap-style:square">
              <v:fill o:detectmouseclick="t"/>
              <v:path o:connecttype="none"/>
            </v:shape>
            <v:shape id="図 43" o:spid="_x0000_s1579" type="#_x0000_t75" style="position:absolute;width:54006;height:312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/ggzCAAAA2wAAAA8AAABkcnMvZG93bnJldi54bWxEj09rwkAUxO+FfoflCV5K3diIlOgqpVDI&#10;VauH3J7Zlz+YfZvurjF+e1cQehxm5jfMejuaTgzkfGtZwXyWgCAurW65VnD4/Xn/BOEDssbOMim4&#10;kYft5vVljZm2V97RsA+1iBD2GSpoQugzKX3ZkEE/sz1x9CrrDIYoXS21w2uEm05+JMlSGmw5LjTY&#10;03dD5Xl/MQooTf8qac95enJjq4+m6OVbodR0Mn6tQAQaw3/42c61gkUKjy/xB8jN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w/4IMwgAAANsAAAAPAAAAAAAAAAAAAAAAAJ8C&#10;AABkcnMvZG93bnJldi54bWxQSwUGAAAAAAQABAD3AAAAjgMAAAAA&#10;">
              <v:imagedata r:id="rId25" o:title=""/>
              <v:path arrowok="t"/>
            </v:shape>
            <w10:anchorlock/>
          </v:group>
        </w:pict>
      </w:r>
    </w:p>
    <w:p w:rsidR="00FD5E35" w:rsidRDefault="00FD5E35">
      <w:pPr>
        <w:widowControl/>
        <w:snapToGrid/>
        <w:ind w:leftChars="0" w:left="0" w:rightChars="0" w:right="0"/>
      </w:pPr>
    </w:p>
    <w:p w:rsidR="00FD5E35" w:rsidRDefault="00FD5E35">
      <w:pPr>
        <w:widowControl/>
        <w:snapToGrid/>
        <w:ind w:leftChars="0" w:left="0" w:rightChars="0" w:right="0"/>
      </w:pPr>
      <w:r>
        <w:t>グループ名またはユーザー名に「</w:t>
      </w:r>
      <w:r>
        <w:t>DevPlanDevelopers</w:t>
      </w:r>
      <w:r>
        <w:t>」が追加されたことを確認し、アクセス許可「フルコントロール」にチェックを入れ、「</w:t>
      </w:r>
      <w:r>
        <w:t>OK</w:t>
      </w:r>
      <w:r>
        <w:t>」ボタンを押下する。</w:t>
      </w:r>
    </w:p>
    <w:p w:rsidR="00FD5E35" w:rsidRDefault="00770243">
      <w:pPr>
        <w:widowControl/>
        <w:snapToGrid/>
        <w:ind w:leftChars="0" w:left="0" w:rightChars="0" w:right="0"/>
      </w:pPr>
      <w:r>
        <w:pict>
          <v:group id="キャンバス 11" o:spid="_x0000_s1580" editas="canvas" style="width:425.2pt;height:248.05pt;mso-position-horizontal-relative:char;mso-position-vertical-relative:line" coordsize="54000,31502">
            <v:shape id="_x0000_s1581" type="#_x0000_t75" style="position:absolute;width:54000;height:31502;visibility:visible;mso-wrap-style:square">
              <v:fill o:detectmouseclick="t"/>
              <v:path o:connecttype="none"/>
            </v:shape>
            <v:shape id="図 71" o:spid="_x0000_s1582" type="#_x0000_t75" style="position:absolute;left:3;top:3;width:53997;height:312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oZfLFAAAA2wAAAA8AAABkcnMvZG93bnJldi54bWxEj81qwzAQhO+FvIPYQi+mltPSJDhWQigE&#10;cgk0f5TettbGMrVWxlId5+2rQiDHYWa+YYrlYBvRU+drxwrGaQaCuHS65krB8bB+noHwAVlj45gU&#10;XMnDcjF6KDDX7sI76vehEhHCPkcFJoQ2l9KXhiz61LXE0Tu7zmKIsquk7vAS4baRL1k2kRZrjgsG&#10;W3o3VP7sf22kHL949rH9PsnXxL59XtfJYPpEqafHYTUHEWgI9/CtvdEKpmP4/xJ/gFz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JqGXyxQAAANsAAAAPAAAAAAAAAAAAAAAA&#10;AJ8CAABkcnMvZG93bnJldi54bWxQSwUGAAAAAAQABAD3AAAAkQMAAAAA&#10;">
              <v:imagedata r:id="rId26" o:title=""/>
              <v:path arrowok="t"/>
            </v:shape>
            <w10:anchorlock/>
          </v:group>
        </w:pict>
      </w:r>
    </w:p>
    <w:p w:rsidR="00FD5E35" w:rsidRPr="004331E9" w:rsidRDefault="00FD5E35">
      <w:pPr>
        <w:widowControl/>
        <w:snapToGrid/>
        <w:ind w:leftChars="0" w:left="0" w:rightChars="0" w:right="0"/>
      </w:pPr>
    </w:p>
    <w:p w:rsidR="00C93A79" w:rsidRDefault="00C93A79" w:rsidP="00C93A79">
      <w:pPr>
        <w:pStyle w:val="2"/>
        <w:spacing w:before="180" w:after="180"/>
        <w:ind w:left="667" w:right="100"/>
      </w:pPr>
      <w:bookmarkStart w:id="24" w:name="_Toc524359886"/>
      <w:r>
        <w:rPr>
          <w:rFonts w:hint="eastAsia"/>
        </w:rPr>
        <w:t>認証設定</w:t>
      </w:r>
      <w:bookmarkEnd w:id="24"/>
    </w:p>
    <w:p w:rsidR="00C93A79" w:rsidRDefault="00C93A79" w:rsidP="00C93A79">
      <w:pPr>
        <w:pStyle w:val="3"/>
        <w:spacing w:before="180" w:after="180"/>
        <w:ind w:left="667" w:right="100"/>
        <w:rPr>
          <w:ins w:id="25" w:author="Comparison" w:date="2017-05-01T17:07:00Z"/>
        </w:rPr>
      </w:pPr>
      <w:bookmarkStart w:id="26" w:name="_Toc524359887"/>
      <w:r>
        <w:rPr>
          <w:rFonts w:hint="eastAsia"/>
        </w:rPr>
        <w:t>認証設定</w:t>
      </w:r>
      <w:bookmarkEnd w:id="26"/>
    </w:p>
    <w:p w:rsidR="00C93A79" w:rsidRDefault="00C93A79" w:rsidP="00C93A79">
      <w:pPr>
        <w:ind w:leftChars="0" w:left="0" w:right="100"/>
      </w:pPr>
      <w:r>
        <w:rPr>
          <w:rFonts w:hint="eastAsia"/>
        </w:rPr>
        <w:t>対象のサイトの機能ビューなどから「認証」機能を開き、認証ごとの状態を確認し、下記例と異なる場合は変更する。</w:t>
      </w:r>
    </w:p>
    <w:p w:rsidR="00D777D9" w:rsidRDefault="00D777D9" w:rsidP="00C93A79">
      <w:pPr>
        <w:ind w:leftChars="0" w:left="0" w:right="100"/>
        <w:rPr>
          <w:rFonts w:hint="eastAsia"/>
        </w:rPr>
      </w:pPr>
    </w:p>
    <w:p w:rsidR="00D777D9" w:rsidRDefault="00D777D9" w:rsidP="00C93A79">
      <w:pPr>
        <w:ind w:leftChars="0" w:left="0" w:right="100"/>
      </w:pPr>
      <w:r>
        <w:rPr>
          <w:rFonts w:hint="eastAsia"/>
          <w:noProof/>
        </w:rPr>
        <w:drawing>
          <wp:inline distT="0" distB="0" distL="0" distR="0" wp14:anchorId="14DFEFD7" wp14:editId="6E00CE8A">
            <wp:extent cx="3524250" cy="2759209"/>
            <wp:effectExtent l="0" t="0" r="0" b="0"/>
            <wp:docPr id="24" name="図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039" cy="2773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B72" w:rsidRDefault="00E72B72" w:rsidP="00C93A79">
      <w:pPr>
        <w:ind w:leftChars="0" w:left="0" w:right="100"/>
        <w:rPr>
          <w:rFonts w:hint="eastAsia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467"/>
        <w:gridCol w:w="3468"/>
        <w:gridCol w:w="3468"/>
      </w:tblGrid>
      <w:tr w:rsidR="00D777D9" w:rsidTr="00D777D9">
        <w:tc>
          <w:tcPr>
            <w:tcW w:w="3467" w:type="dxa"/>
          </w:tcPr>
          <w:p w:rsidR="00D777D9" w:rsidRDefault="00D777D9" w:rsidP="00C93A79">
            <w:pPr>
              <w:ind w:leftChars="0" w:left="0" w:right="100"/>
            </w:pPr>
          </w:p>
        </w:tc>
        <w:tc>
          <w:tcPr>
            <w:tcW w:w="3468" w:type="dxa"/>
          </w:tcPr>
          <w:p w:rsidR="00D777D9" w:rsidRDefault="00D777D9" w:rsidP="00D777D9">
            <w:pPr>
              <w:ind w:leftChars="0" w:left="0" w:right="100"/>
              <w:jc w:val="center"/>
            </w:pPr>
            <w:r>
              <w:rPr>
                <w:rFonts w:hint="eastAsia"/>
              </w:rPr>
              <w:t>WebApi</w:t>
            </w:r>
            <w:r>
              <w:t xml:space="preserve"> </w:t>
            </w:r>
            <w:r>
              <w:rPr>
                <w:rFonts w:hint="eastAsia"/>
              </w:rPr>
              <w:t>Ver</w:t>
            </w:r>
            <w:r>
              <w:t>.4.1</w:t>
            </w:r>
            <w:r>
              <w:rPr>
                <w:rFonts w:hint="eastAsia"/>
              </w:rPr>
              <w:t>以前</w:t>
            </w:r>
          </w:p>
        </w:tc>
        <w:tc>
          <w:tcPr>
            <w:tcW w:w="3468" w:type="dxa"/>
          </w:tcPr>
          <w:p w:rsidR="00D777D9" w:rsidRDefault="00D777D9" w:rsidP="00D777D9">
            <w:pPr>
              <w:ind w:leftChars="0" w:left="0" w:right="100"/>
              <w:jc w:val="center"/>
            </w:pPr>
            <w:r>
              <w:rPr>
                <w:rFonts w:hint="eastAsia"/>
              </w:rPr>
              <w:t>WebApi</w:t>
            </w:r>
            <w:r>
              <w:t xml:space="preserve"> </w:t>
            </w:r>
            <w:r>
              <w:rPr>
                <w:rFonts w:hint="eastAsia"/>
              </w:rPr>
              <w:t>Ver.4.2</w:t>
            </w:r>
            <w:r>
              <w:rPr>
                <w:rFonts w:hint="eastAsia"/>
              </w:rPr>
              <w:t>以降</w:t>
            </w:r>
          </w:p>
        </w:tc>
      </w:tr>
      <w:tr w:rsidR="00D777D9" w:rsidTr="00D777D9">
        <w:tc>
          <w:tcPr>
            <w:tcW w:w="3467" w:type="dxa"/>
          </w:tcPr>
          <w:p w:rsidR="00D777D9" w:rsidRDefault="00D777D9" w:rsidP="00C93A79">
            <w:pPr>
              <w:ind w:leftChars="0" w:left="0" w:right="100"/>
            </w:pPr>
            <w:r>
              <w:rPr>
                <w:rFonts w:hint="eastAsia"/>
              </w:rPr>
              <w:t>ASP.NET</w:t>
            </w:r>
            <w:r>
              <w:rPr>
                <w:rFonts w:hint="eastAsia"/>
              </w:rPr>
              <w:t>認証</w:t>
            </w:r>
          </w:p>
        </w:tc>
        <w:tc>
          <w:tcPr>
            <w:tcW w:w="3468" w:type="dxa"/>
          </w:tcPr>
          <w:p w:rsidR="00D777D9" w:rsidRDefault="00D777D9" w:rsidP="00D777D9">
            <w:pPr>
              <w:ind w:leftChars="0" w:left="0" w:right="100"/>
              <w:jc w:val="center"/>
            </w:pPr>
            <w:r>
              <w:rPr>
                <w:rFonts w:hint="eastAsia"/>
              </w:rPr>
              <w:t>無効</w:t>
            </w:r>
          </w:p>
        </w:tc>
        <w:tc>
          <w:tcPr>
            <w:tcW w:w="3468" w:type="dxa"/>
          </w:tcPr>
          <w:p w:rsidR="00D777D9" w:rsidRDefault="00D777D9" w:rsidP="00D777D9">
            <w:pPr>
              <w:ind w:leftChars="0" w:left="0" w:right="100"/>
              <w:jc w:val="center"/>
            </w:pPr>
            <w:r>
              <w:rPr>
                <w:rFonts w:hint="eastAsia"/>
              </w:rPr>
              <w:t>無効</w:t>
            </w:r>
          </w:p>
        </w:tc>
      </w:tr>
      <w:tr w:rsidR="00D777D9" w:rsidTr="00D777D9">
        <w:tc>
          <w:tcPr>
            <w:tcW w:w="3467" w:type="dxa"/>
          </w:tcPr>
          <w:p w:rsidR="00D777D9" w:rsidRDefault="00D777D9" w:rsidP="00C93A79">
            <w:pPr>
              <w:ind w:leftChars="0" w:left="0" w:right="100"/>
            </w:pPr>
            <w:r>
              <w:rPr>
                <w:rFonts w:hint="eastAsia"/>
              </w:rPr>
              <w:t>Windows</w:t>
            </w:r>
            <w:r>
              <w:rPr>
                <w:rFonts w:hint="eastAsia"/>
              </w:rPr>
              <w:t>認証</w:t>
            </w:r>
          </w:p>
        </w:tc>
        <w:tc>
          <w:tcPr>
            <w:tcW w:w="3468" w:type="dxa"/>
          </w:tcPr>
          <w:p w:rsidR="00D777D9" w:rsidRDefault="00D777D9" w:rsidP="00D777D9">
            <w:pPr>
              <w:ind w:leftChars="0" w:left="0" w:right="100"/>
              <w:jc w:val="center"/>
            </w:pPr>
            <w:r>
              <w:rPr>
                <w:rFonts w:hint="eastAsia"/>
              </w:rPr>
              <w:t>無効</w:t>
            </w:r>
          </w:p>
        </w:tc>
        <w:tc>
          <w:tcPr>
            <w:tcW w:w="3468" w:type="dxa"/>
          </w:tcPr>
          <w:p w:rsidR="00D777D9" w:rsidRDefault="00D777D9" w:rsidP="00D777D9">
            <w:pPr>
              <w:ind w:leftChars="0" w:left="0" w:right="100"/>
              <w:jc w:val="center"/>
            </w:pPr>
            <w:r>
              <w:rPr>
                <w:rFonts w:hint="eastAsia"/>
              </w:rPr>
              <w:t>有効</w:t>
            </w:r>
          </w:p>
        </w:tc>
      </w:tr>
      <w:tr w:rsidR="00D777D9" w:rsidTr="00D777D9">
        <w:tc>
          <w:tcPr>
            <w:tcW w:w="3467" w:type="dxa"/>
          </w:tcPr>
          <w:p w:rsidR="00D777D9" w:rsidRDefault="00D777D9" w:rsidP="00C93A79">
            <w:pPr>
              <w:ind w:leftChars="0" w:left="0" w:right="100"/>
            </w:pPr>
            <w:r>
              <w:rPr>
                <w:rFonts w:hint="eastAsia"/>
              </w:rPr>
              <w:t>ダイジェスト認証</w:t>
            </w:r>
          </w:p>
        </w:tc>
        <w:tc>
          <w:tcPr>
            <w:tcW w:w="3468" w:type="dxa"/>
          </w:tcPr>
          <w:p w:rsidR="00D777D9" w:rsidRDefault="00D777D9" w:rsidP="00D777D9">
            <w:pPr>
              <w:ind w:leftChars="0" w:left="0" w:right="100"/>
              <w:jc w:val="center"/>
            </w:pPr>
            <w:r>
              <w:rPr>
                <w:rFonts w:hint="eastAsia"/>
              </w:rPr>
              <w:t>無効</w:t>
            </w:r>
          </w:p>
        </w:tc>
        <w:tc>
          <w:tcPr>
            <w:tcW w:w="3468" w:type="dxa"/>
          </w:tcPr>
          <w:p w:rsidR="00D777D9" w:rsidRDefault="00D777D9" w:rsidP="00D777D9">
            <w:pPr>
              <w:ind w:leftChars="0" w:left="0" w:right="100"/>
              <w:jc w:val="center"/>
            </w:pPr>
            <w:r>
              <w:rPr>
                <w:rFonts w:hint="eastAsia"/>
              </w:rPr>
              <w:t>無効</w:t>
            </w:r>
          </w:p>
        </w:tc>
      </w:tr>
      <w:tr w:rsidR="00D777D9" w:rsidTr="00D777D9">
        <w:tc>
          <w:tcPr>
            <w:tcW w:w="3467" w:type="dxa"/>
          </w:tcPr>
          <w:p w:rsidR="00D777D9" w:rsidRDefault="00D777D9" w:rsidP="00C93A79">
            <w:pPr>
              <w:ind w:leftChars="0" w:left="0" w:right="100"/>
            </w:pPr>
            <w:r>
              <w:rPr>
                <w:rFonts w:hint="eastAsia"/>
              </w:rPr>
              <w:t>フォーム認証</w:t>
            </w:r>
          </w:p>
        </w:tc>
        <w:tc>
          <w:tcPr>
            <w:tcW w:w="3468" w:type="dxa"/>
          </w:tcPr>
          <w:p w:rsidR="00D777D9" w:rsidRDefault="00D777D9" w:rsidP="00D777D9">
            <w:pPr>
              <w:ind w:leftChars="0" w:left="0" w:right="100"/>
              <w:jc w:val="center"/>
            </w:pPr>
            <w:r>
              <w:rPr>
                <w:rFonts w:hint="eastAsia"/>
              </w:rPr>
              <w:t>無効</w:t>
            </w:r>
          </w:p>
        </w:tc>
        <w:tc>
          <w:tcPr>
            <w:tcW w:w="3468" w:type="dxa"/>
          </w:tcPr>
          <w:p w:rsidR="00D777D9" w:rsidRDefault="00D777D9" w:rsidP="00D777D9">
            <w:pPr>
              <w:ind w:leftChars="0" w:left="0" w:right="100"/>
              <w:jc w:val="center"/>
            </w:pPr>
            <w:r>
              <w:rPr>
                <w:rFonts w:hint="eastAsia"/>
              </w:rPr>
              <w:t>無効</w:t>
            </w:r>
          </w:p>
        </w:tc>
      </w:tr>
      <w:tr w:rsidR="00D777D9" w:rsidTr="00D777D9">
        <w:tc>
          <w:tcPr>
            <w:tcW w:w="3467" w:type="dxa"/>
          </w:tcPr>
          <w:p w:rsidR="00D777D9" w:rsidRDefault="00D777D9" w:rsidP="00C93A79">
            <w:pPr>
              <w:ind w:leftChars="0" w:left="0" w:right="100"/>
            </w:pPr>
            <w:r>
              <w:rPr>
                <w:rFonts w:hint="eastAsia"/>
              </w:rPr>
              <w:t>基本認証</w:t>
            </w:r>
          </w:p>
        </w:tc>
        <w:tc>
          <w:tcPr>
            <w:tcW w:w="3468" w:type="dxa"/>
          </w:tcPr>
          <w:p w:rsidR="00D777D9" w:rsidRDefault="00D777D9" w:rsidP="00D777D9">
            <w:pPr>
              <w:ind w:leftChars="0" w:left="0" w:right="100"/>
              <w:jc w:val="center"/>
            </w:pPr>
            <w:r>
              <w:rPr>
                <w:rFonts w:hint="eastAsia"/>
              </w:rPr>
              <w:t>無効</w:t>
            </w:r>
          </w:p>
        </w:tc>
        <w:tc>
          <w:tcPr>
            <w:tcW w:w="3468" w:type="dxa"/>
          </w:tcPr>
          <w:p w:rsidR="00D777D9" w:rsidRDefault="00D777D9" w:rsidP="00D777D9">
            <w:pPr>
              <w:ind w:leftChars="0" w:left="0" w:right="100"/>
              <w:jc w:val="center"/>
            </w:pPr>
            <w:r>
              <w:rPr>
                <w:rFonts w:hint="eastAsia"/>
              </w:rPr>
              <w:t>無効</w:t>
            </w:r>
          </w:p>
        </w:tc>
      </w:tr>
      <w:tr w:rsidR="00D777D9" w:rsidTr="00D777D9">
        <w:tc>
          <w:tcPr>
            <w:tcW w:w="3467" w:type="dxa"/>
          </w:tcPr>
          <w:p w:rsidR="00D777D9" w:rsidRDefault="00D777D9" w:rsidP="00C93A79">
            <w:pPr>
              <w:ind w:leftChars="0" w:left="0" w:right="100"/>
            </w:pPr>
            <w:r>
              <w:rPr>
                <w:rFonts w:hint="eastAsia"/>
              </w:rPr>
              <w:t>匿名認証</w:t>
            </w:r>
          </w:p>
        </w:tc>
        <w:tc>
          <w:tcPr>
            <w:tcW w:w="3468" w:type="dxa"/>
          </w:tcPr>
          <w:p w:rsidR="00D777D9" w:rsidRDefault="00D777D9" w:rsidP="00D777D9">
            <w:pPr>
              <w:ind w:leftChars="0" w:left="0" w:right="100"/>
              <w:jc w:val="center"/>
            </w:pPr>
            <w:r>
              <w:rPr>
                <w:rFonts w:hint="eastAsia"/>
              </w:rPr>
              <w:t>有効</w:t>
            </w:r>
          </w:p>
        </w:tc>
        <w:tc>
          <w:tcPr>
            <w:tcW w:w="3468" w:type="dxa"/>
          </w:tcPr>
          <w:p w:rsidR="00D777D9" w:rsidRDefault="00D777D9" w:rsidP="00D777D9">
            <w:pPr>
              <w:ind w:leftChars="0" w:left="0" w:right="100"/>
              <w:jc w:val="center"/>
            </w:pPr>
            <w:r>
              <w:rPr>
                <w:rFonts w:hint="eastAsia"/>
              </w:rPr>
              <w:t>無効</w:t>
            </w:r>
          </w:p>
        </w:tc>
      </w:tr>
    </w:tbl>
    <w:p w:rsidR="00C93A79" w:rsidRDefault="00C93A79">
      <w:pPr>
        <w:widowControl/>
        <w:snapToGrid/>
        <w:ind w:leftChars="0" w:left="0" w:rightChars="0" w:right="0"/>
      </w:pPr>
    </w:p>
    <w:p w:rsidR="00C93A79" w:rsidRDefault="00226255" w:rsidP="00C93A79">
      <w:pPr>
        <w:pStyle w:val="2"/>
        <w:spacing w:before="180" w:after="180"/>
        <w:ind w:left="667" w:right="100"/>
      </w:pPr>
      <w:bookmarkStart w:id="27" w:name="_Toc524359888"/>
      <w:r>
        <w:rPr>
          <w:rFonts w:hint="eastAsia"/>
        </w:rPr>
        <w:t>Web</w:t>
      </w:r>
      <w:r>
        <w:rPr>
          <w:rFonts w:hint="eastAsia"/>
        </w:rPr>
        <w:t>配置による発行の有効化</w:t>
      </w:r>
      <w:r w:rsidR="00C93A79">
        <w:rPr>
          <w:rFonts w:hint="eastAsia"/>
        </w:rPr>
        <w:t>設定</w:t>
      </w:r>
      <w:bookmarkEnd w:id="27"/>
    </w:p>
    <w:p w:rsidR="00C93A79" w:rsidRDefault="00226255" w:rsidP="00C93A79">
      <w:pPr>
        <w:pStyle w:val="3"/>
        <w:spacing w:before="180" w:after="180"/>
        <w:ind w:left="667" w:right="100"/>
        <w:rPr>
          <w:ins w:id="28" w:author="Comparison" w:date="2017-05-01T17:07:00Z"/>
        </w:rPr>
      </w:pPr>
      <w:bookmarkStart w:id="29" w:name="_Toc524359889"/>
      <w:r>
        <w:rPr>
          <w:rFonts w:hint="eastAsia"/>
        </w:rPr>
        <w:t>Web</w:t>
      </w:r>
      <w:r>
        <w:rPr>
          <w:rFonts w:hint="eastAsia"/>
        </w:rPr>
        <w:t>配置による発行の有効化</w:t>
      </w:r>
      <w:r w:rsidR="00C93A79">
        <w:rPr>
          <w:rFonts w:hint="eastAsia"/>
        </w:rPr>
        <w:t>設定</w:t>
      </w:r>
      <w:bookmarkEnd w:id="29"/>
    </w:p>
    <w:p w:rsidR="00C93A79" w:rsidRDefault="00C93A79" w:rsidP="00C93A79">
      <w:pPr>
        <w:ind w:leftChars="0" w:left="0" w:right="100"/>
      </w:pPr>
      <w:r>
        <w:rPr>
          <w:rFonts w:hint="eastAsia"/>
        </w:rPr>
        <w:t>対象のサイトの</w:t>
      </w:r>
      <w:r w:rsidR="00893460">
        <w:rPr>
          <w:rFonts w:hint="eastAsia"/>
        </w:rPr>
        <w:t>右クリック</w:t>
      </w:r>
      <w:r>
        <w:rPr>
          <w:rFonts w:hint="eastAsia"/>
        </w:rPr>
        <w:t>から「</w:t>
      </w:r>
      <w:r w:rsidR="00893460">
        <w:rPr>
          <w:rFonts w:hint="eastAsia"/>
        </w:rPr>
        <w:t>展開</w:t>
      </w:r>
      <w:r>
        <w:rPr>
          <w:rFonts w:hint="eastAsia"/>
        </w:rPr>
        <w:t>」</w:t>
      </w:r>
      <w:r w:rsidR="00893460">
        <w:rPr>
          <w:rFonts w:hint="eastAsia"/>
        </w:rPr>
        <w:t>→「</w:t>
      </w:r>
      <w:r w:rsidR="00893460">
        <w:rPr>
          <w:rFonts w:hint="eastAsia"/>
        </w:rPr>
        <w:t>Web</w:t>
      </w:r>
      <w:r w:rsidR="00893460">
        <w:rPr>
          <w:rFonts w:hint="eastAsia"/>
        </w:rPr>
        <w:t>配置による発行の有効化」を選択し、</w:t>
      </w:r>
      <w:r w:rsidR="00170BAE">
        <w:rPr>
          <w:rFonts w:hint="eastAsia"/>
        </w:rPr>
        <w:t>「発行の設定ファイルの保存先」を入力し設定</w:t>
      </w:r>
      <w:r>
        <w:rPr>
          <w:rFonts w:hint="eastAsia"/>
        </w:rPr>
        <w:t>する。</w:t>
      </w:r>
    </w:p>
    <w:p w:rsidR="008F399A" w:rsidRPr="00C93A79" w:rsidRDefault="008F399A" w:rsidP="008F399A">
      <w:pPr>
        <w:ind w:left="100" w:right="100"/>
      </w:pPr>
    </w:p>
    <w:p w:rsidR="008F399A" w:rsidRDefault="008F399A" w:rsidP="008F399A">
      <w:pPr>
        <w:ind w:left="100" w:right="100"/>
      </w:pPr>
      <w:r>
        <w:rPr>
          <w:rFonts w:hint="eastAsia"/>
          <w:noProof/>
        </w:rPr>
        <w:drawing>
          <wp:inline distT="0" distB="0" distL="0" distR="0">
            <wp:extent cx="5398770" cy="4264660"/>
            <wp:effectExtent l="19050" t="0" r="0" b="0"/>
            <wp:docPr id="25" name="図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26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99A" w:rsidRDefault="008F399A" w:rsidP="008F399A">
      <w:pPr>
        <w:ind w:left="100" w:right="100"/>
      </w:pPr>
    </w:p>
    <w:p w:rsidR="008F399A" w:rsidRDefault="008F399A" w:rsidP="008F399A">
      <w:pPr>
        <w:ind w:left="100" w:right="100"/>
      </w:pPr>
      <w:r>
        <w:rPr>
          <w:rFonts w:hint="eastAsia"/>
          <w:noProof/>
        </w:rPr>
        <w:drawing>
          <wp:inline distT="0" distB="0" distL="0" distR="0">
            <wp:extent cx="5391150" cy="4220845"/>
            <wp:effectExtent l="19050" t="0" r="0" b="0"/>
            <wp:docPr id="32" name="図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2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BAE" w:rsidRDefault="00170BAE" w:rsidP="008F399A">
      <w:pPr>
        <w:ind w:left="100" w:right="100"/>
      </w:pPr>
    </w:p>
    <w:p w:rsidR="00170BAE" w:rsidRDefault="00170BAE" w:rsidP="008F399A">
      <w:pPr>
        <w:ind w:left="100" w:right="100"/>
      </w:pPr>
    </w:p>
    <w:p w:rsidR="00170BAE" w:rsidRPr="00170BAE" w:rsidRDefault="00170BAE" w:rsidP="008F399A">
      <w:pPr>
        <w:ind w:left="100" w:right="100"/>
        <w:rPr>
          <w:b/>
        </w:rPr>
      </w:pPr>
      <w:r w:rsidRPr="00170BAE">
        <w:rPr>
          <w:rFonts w:hint="eastAsia"/>
          <w:b/>
        </w:rPr>
        <w:t>「発行の設定ファイルの保存先」の設定例：</w:t>
      </w:r>
    </w:p>
    <w:p w:rsidR="008F399A" w:rsidRPr="00F32F47" w:rsidRDefault="008F399A" w:rsidP="008F399A">
      <w:pPr>
        <w:ind w:left="100" w:right="100"/>
      </w:pPr>
      <w:r w:rsidRPr="00F32F47">
        <w:t>D:\WebPublishSettings\GKH_administrator_DevPlanApi.PublishSettings</w:t>
      </w:r>
    </w:p>
    <w:p w:rsidR="008F399A" w:rsidRDefault="008F399A" w:rsidP="008F399A">
      <w:pPr>
        <w:ind w:left="100" w:right="100"/>
      </w:pPr>
    </w:p>
    <w:p w:rsidR="008F399A" w:rsidRDefault="008F399A" w:rsidP="008F399A">
      <w:pPr>
        <w:ind w:left="100" w:right="100"/>
      </w:pPr>
      <w:r>
        <w:rPr>
          <w:rFonts w:hint="eastAsia"/>
          <w:noProof/>
        </w:rPr>
        <w:drawing>
          <wp:inline distT="0" distB="0" distL="0" distR="0">
            <wp:extent cx="5391150" cy="4220845"/>
            <wp:effectExtent l="19050" t="0" r="0" b="0"/>
            <wp:docPr id="34" name="図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2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99A" w:rsidRDefault="008F399A" w:rsidP="008F399A">
      <w:pPr>
        <w:ind w:left="100" w:right="100"/>
      </w:pPr>
    </w:p>
    <w:p w:rsidR="00170BAE" w:rsidRDefault="00170BAE">
      <w:pPr>
        <w:widowControl/>
        <w:snapToGrid/>
        <w:ind w:leftChars="0" w:left="0" w:rightChars="0" w:right="0"/>
      </w:pPr>
      <w:r>
        <w:br w:type="page"/>
      </w:r>
    </w:p>
    <w:p w:rsidR="00FF7644" w:rsidRPr="00402E20" w:rsidRDefault="007E3399" w:rsidP="00FF7644">
      <w:pPr>
        <w:pStyle w:val="a"/>
      </w:pPr>
      <w:bookmarkStart w:id="30" w:name="_Toc524359890"/>
      <w:r>
        <w:rPr>
          <w:rFonts w:hint="eastAsia"/>
        </w:rPr>
        <w:t>クライアントアプリ配信</w:t>
      </w:r>
      <w:r w:rsidR="00FF7644">
        <w:rPr>
          <w:rFonts w:hint="eastAsia"/>
        </w:rPr>
        <w:t>サイトの</w:t>
      </w:r>
      <w:r>
        <w:rPr>
          <w:rFonts w:hint="eastAsia"/>
        </w:rPr>
        <w:t>設定</w:t>
      </w:r>
      <w:bookmarkEnd w:id="30"/>
    </w:p>
    <w:p w:rsidR="00FF7644" w:rsidRDefault="007E3399" w:rsidP="00FF7644">
      <w:pPr>
        <w:pStyle w:val="2"/>
        <w:spacing w:before="180" w:after="180"/>
        <w:ind w:left="667" w:right="100"/>
      </w:pPr>
      <w:bookmarkStart w:id="31" w:name="_Toc524359891"/>
      <w:r>
        <w:rPr>
          <w:rFonts w:hint="eastAsia"/>
        </w:rPr>
        <w:t>クライアントアプリ配信</w:t>
      </w:r>
      <w:r w:rsidR="00FF7644">
        <w:rPr>
          <w:rFonts w:hint="eastAsia"/>
        </w:rPr>
        <w:t>サイトの</w:t>
      </w:r>
      <w:r>
        <w:rPr>
          <w:rFonts w:hint="eastAsia"/>
        </w:rPr>
        <w:t>設定</w:t>
      </w:r>
      <w:bookmarkEnd w:id="31"/>
    </w:p>
    <w:p w:rsidR="00FF7644" w:rsidRDefault="00FF7644" w:rsidP="00FF7644">
      <w:pPr>
        <w:pStyle w:val="3"/>
        <w:spacing w:before="180" w:after="180"/>
        <w:ind w:left="667" w:right="100"/>
        <w:rPr>
          <w:ins w:id="32" w:author="Comparison" w:date="2017-05-01T17:07:00Z"/>
        </w:rPr>
      </w:pPr>
      <w:bookmarkStart w:id="33" w:name="_Toc524359892"/>
      <w:r>
        <w:rPr>
          <w:rFonts w:hint="eastAsia"/>
        </w:rPr>
        <w:t>リモート接続</w:t>
      </w:r>
      <w:bookmarkEnd w:id="33"/>
    </w:p>
    <w:p w:rsidR="00FF7644" w:rsidRDefault="00FF7644" w:rsidP="00FF7644">
      <w:pPr>
        <w:ind w:leftChars="0" w:left="0" w:right="100"/>
      </w:pPr>
      <w:r>
        <w:rPr>
          <w:rFonts w:hint="eastAsia"/>
        </w:rPr>
        <w:t>リモートデスクトップで</w:t>
      </w:r>
      <w:r>
        <w:rPr>
          <w:rFonts w:hint="eastAsia"/>
        </w:rPr>
        <w:t>Web</w:t>
      </w:r>
      <w:r>
        <w:rPr>
          <w:rFonts w:hint="eastAsia"/>
        </w:rPr>
        <w:t>サーバに接続する。</w:t>
      </w:r>
    </w:p>
    <w:p w:rsidR="00EA1AEF" w:rsidRDefault="00EA1AEF" w:rsidP="00FF7644">
      <w:pPr>
        <w:ind w:leftChars="0" w:left="0" w:right="100"/>
      </w:pPr>
    </w:p>
    <w:p w:rsidR="00FF7644" w:rsidRDefault="00FF7644" w:rsidP="00FF7644">
      <w:pPr>
        <w:pStyle w:val="3"/>
        <w:spacing w:before="180" w:after="180"/>
        <w:ind w:left="667" w:right="100"/>
        <w:rPr>
          <w:ins w:id="34" w:author="Comparison" w:date="2017-05-01T17:07:00Z"/>
        </w:rPr>
      </w:pPr>
      <w:bookmarkStart w:id="35" w:name="_Toc524359893"/>
      <w:r w:rsidRPr="008F399A">
        <w:rPr>
          <w:rFonts w:hint="eastAsia"/>
        </w:rPr>
        <w:t>インターネット</w:t>
      </w:r>
      <w:r w:rsidRPr="008F399A">
        <w:rPr>
          <w:rFonts w:hint="eastAsia"/>
        </w:rPr>
        <w:t xml:space="preserve"> </w:t>
      </w:r>
      <w:r w:rsidRPr="008F399A">
        <w:rPr>
          <w:rFonts w:hint="eastAsia"/>
        </w:rPr>
        <w:t>インフォメーション</w:t>
      </w:r>
      <w:r w:rsidRPr="008F399A">
        <w:rPr>
          <w:rFonts w:hint="eastAsia"/>
        </w:rPr>
        <w:t xml:space="preserve"> </w:t>
      </w:r>
      <w:r w:rsidRPr="008F399A">
        <w:rPr>
          <w:rFonts w:hint="eastAsia"/>
        </w:rPr>
        <w:t>サービス</w:t>
      </w:r>
      <w:r w:rsidRPr="008F399A">
        <w:rPr>
          <w:rFonts w:hint="eastAsia"/>
        </w:rPr>
        <w:t xml:space="preserve"> (IIS) </w:t>
      </w:r>
      <w:r w:rsidRPr="008F399A">
        <w:rPr>
          <w:rFonts w:hint="eastAsia"/>
        </w:rPr>
        <w:t>マネージャー</w:t>
      </w:r>
      <w:r>
        <w:rPr>
          <w:rFonts w:hint="eastAsia"/>
        </w:rPr>
        <w:t>起動</w:t>
      </w:r>
      <w:bookmarkEnd w:id="35"/>
    </w:p>
    <w:p w:rsidR="00FF7644" w:rsidRDefault="00FF7644" w:rsidP="00FF7644">
      <w:pPr>
        <w:ind w:leftChars="0" w:left="0" w:right="100"/>
      </w:pPr>
      <w:r w:rsidRPr="008810E8">
        <w:rPr>
          <w:rFonts w:hint="eastAsia"/>
        </w:rPr>
        <w:t>インターネット</w:t>
      </w:r>
      <w:r w:rsidRPr="008810E8">
        <w:rPr>
          <w:rFonts w:hint="eastAsia"/>
        </w:rPr>
        <w:t xml:space="preserve"> </w:t>
      </w:r>
      <w:r w:rsidRPr="008810E8">
        <w:rPr>
          <w:rFonts w:hint="eastAsia"/>
        </w:rPr>
        <w:t>インフォメーション</w:t>
      </w:r>
      <w:r w:rsidRPr="008810E8">
        <w:rPr>
          <w:rFonts w:hint="eastAsia"/>
        </w:rPr>
        <w:t xml:space="preserve"> </w:t>
      </w:r>
      <w:r w:rsidRPr="008810E8">
        <w:rPr>
          <w:rFonts w:hint="eastAsia"/>
        </w:rPr>
        <w:t>サービス</w:t>
      </w:r>
      <w:r w:rsidRPr="008810E8">
        <w:rPr>
          <w:rFonts w:hint="eastAsia"/>
        </w:rPr>
        <w:t xml:space="preserve"> (IIS) </w:t>
      </w:r>
      <w:r w:rsidRPr="008810E8">
        <w:rPr>
          <w:rFonts w:hint="eastAsia"/>
        </w:rPr>
        <w:t>マネージャー</w:t>
      </w:r>
      <w:r>
        <w:rPr>
          <w:rFonts w:hint="eastAsia"/>
        </w:rPr>
        <w:t>を起動する。</w:t>
      </w:r>
    </w:p>
    <w:p w:rsidR="00EA1AEF" w:rsidRDefault="00EA1AEF" w:rsidP="00FF7644">
      <w:pPr>
        <w:ind w:leftChars="0" w:left="0" w:right="100"/>
      </w:pPr>
    </w:p>
    <w:p w:rsidR="00FF7644" w:rsidRDefault="007E3399" w:rsidP="00FF7644">
      <w:pPr>
        <w:pStyle w:val="3"/>
        <w:spacing w:before="180" w:after="180"/>
        <w:ind w:left="667" w:right="100"/>
        <w:rPr>
          <w:ins w:id="36" w:author="Comparison" w:date="2017-05-01T17:07:00Z"/>
        </w:rPr>
      </w:pPr>
      <w:bookmarkStart w:id="37" w:name="_Toc524359894"/>
      <w:r>
        <w:rPr>
          <w:rFonts w:hint="eastAsia"/>
        </w:rPr>
        <w:t>既定のドキュメント追加</w:t>
      </w:r>
      <w:bookmarkEnd w:id="37"/>
    </w:p>
    <w:p w:rsidR="007E3399" w:rsidRDefault="007E3399" w:rsidP="007E3399">
      <w:pPr>
        <w:ind w:leftChars="0" w:left="0" w:right="100"/>
      </w:pPr>
      <w:r>
        <w:rPr>
          <w:rFonts w:hint="eastAsia"/>
        </w:rPr>
        <w:t>対象のサイトの機能ビューなどから「規定のドキュメント」機能を開き、「</w:t>
      </w:r>
      <w:r>
        <w:rPr>
          <w:rFonts w:hint="eastAsia"/>
        </w:rPr>
        <w:t>publish.htm</w:t>
      </w:r>
      <w:r>
        <w:rPr>
          <w:rFonts w:hint="eastAsia"/>
        </w:rPr>
        <w:t>」を追加する。</w:t>
      </w:r>
    </w:p>
    <w:p w:rsidR="00FF7644" w:rsidRPr="007E3399" w:rsidRDefault="00FF7644" w:rsidP="00FF7644">
      <w:pPr>
        <w:ind w:leftChars="0" w:left="0" w:right="100"/>
      </w:pPr>
    </w:p>
    <w:p w:rsidR="008F399A" w:rsidRDefault="008F399A" w:rsidP="008F399A">
      <w:pPr>
        <w:ind w:left="100" w:right="100"/>
      </w:pPr>
      <w:r>
        <w:rPr>
          <w:rFonts w:hint="eastAsia"/>
          <w:noProof/>
        </w:rPr>
        <w:drawing>
          <wp:inline distT="0" distB="0" distL="0" distR="0">
            <wp:extent cx="5391150" cy="4220845"/>
            <wp:effectExtent l="19050" t="0" r="0" b="0"/>
            <wp:docPr id="35" name="図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2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99A" w:rsidRDefault="008F399A" w:rsidP="00057610">
      <w:pPr>
        <w:ind w:leftChars="0" w:left="0" w:right="100"/>
      </w:pPr>
    </w:p>
    <w:p w:rsidR="008F399A" w:rsidRDefault="008F399A" w:rsidP="00057610">
      <w:pPr>
        <w:ind w:leftChars="0" w:left="0" w:right="100"/>
      </w:pPr>
    </w:p>
    <w:p w:rsidR="008F399A" w:rsidRDefault="007E3399" w:rsidP="00057610">
      <w:pPr>
        <w:ind w:leftChars="0" w:left="0" w:right="100"/>
      </w:pPr>
      <w:r>
        <w:rPr>
          <w:rFonts w:hint="eastAsia"/>
          <w:noProof/>
        </w:rPr>
        <w:drawing>
          <wp:inline distT="0" distB="0" distL="0" distR="0">
            <wp:extent cx="5391150" cy="4220845"/>
            <wp:effectExtent l="19050" t="0" r="0" b="0"/>
            <wp:docPr id="498" name="図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2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99A" w:rsidRDefault="008F399A" w:rsidP="00057610">
      <w:pPr>
        <w:ind w:leftChars="0" w:left="0" w:right="100"/>
      </w:pPr>
    </w:p>
    <w:bookmarkEnd w:id="7"/>
    <w:bookmarkEnd w:id="8"/>
    <w:bookmarkEnd w:id="9"/>
    <w:p w:rsidR="00C85FD0" w:rsidRDefault="00C85FD0">
      <w:pPr>
        <w:widowControl/>
        <w:snapToGrid/>
        <w:ind w:leftChars="0" w:left="0" w:rightChars="0" w:right="0"/>
      </w:pPr>
      <w:r>
        <w:br w:type="page"/>
      </w:r>
    </w:p>
    <w:p w:rsidR="00C85FD0" w:rsidRDefault="00C85FD0" w:rsidP="00C85FD0">
      <w:pPr>
        <w:pStyle w:val="3"/>
        <w:spacing w:before="180" w:after="180"/>
        <w:ind w:left="667" w:right="100"/>
        <w:rPr>
          <w:ins w:id="38" w:author="Comparison" w:date="2017-05-01T17:07:00Z"/>
        </w:rPr>
      </w:pPr>
      <w:bookmarkStart w:id="39" w:name="_Toc524359895"/>
      <w:r>
        <w:rPr>
          <w:rFonts w:hint="eastAsia"/>
        </w:rPr>
        <w:t>必須コンポーネントの設定</w:t>
      </w:r>
      <w:bookmarkEnd w:id="39"/>
    </w:p>
    <w:p w:rsidR="00C85FD0" w:rsidRDefault="00C85FD0" w:rsidP="00C85FD0">
      <w:pPr>
        <w:ind w:leftChars="0" w:left="0" w:right="100"/>
      </w:pPr>
      <w:r>
        <w:rPr>
          <w:rFonts w:hint="eastAsia"/>
        </w:rPr>
        <w:t>アプリケーションの必須コンポーネントがダウンロードできるようにインストール場所に配置する。</w:t>
      </w:r>
    </w:p>
    <w:p w:rsidR="00310A3C" w:rsidRDefault="00310A3C" w:rsidP="00C85FD0">
      <w:pPr>
        <w:ind w:leftChars="0" w:left="0" w:right="100"/>
      </w:pPr>
    </w:p>
    <w:p w:rsidR="00310A3C" w:rsidRPr="00310A3C" w:rsidRDefault="00310A3C" w:rsidP="00310A3C">
      <w:pPr>
        <w:pStyle w:val="4"/>
        <w:spacing w:before="180" w:after="180"/>
        <w:ind w:left="100" w:right="100"/>
      </w:pPr>
      <w:r>
        <w:rPr>
          <w:rFonts w:hint="eastAsia"/>
        </w:rPr>
        <w:t>配置場所</w:t>
      </w:r>
    </w:p>
    <w:p w:rsidR="00C85FD0" w:rsidRDefault="00310A3C" w:rsidP="00C85FD0">
      <w:pPr>
        <w:ind w:leftChars="0" w:left="0" w:right="100"/>
      </w:pPr>
      <w:r>
        <w:rPr>
          <w:rFonts w:hint="eastAsia"/>
        </w:rPr>
        <w:t xml:space="preserve">　（アプリケーションの</w:t>
      </w:r>
      <w:r>
        <w:rPr>
          <w:rFonts w:hint="eastAsia"/>
        </w:rPr>
        <w:t>Web</w:t>
      </w:r>
      <w:r>
        <w:rPr>
          <w:rFonts w:hint="eastAsia"/>
        </w:rPr>
        <w:t>サイトルート）</w:t>
      </w:r>
      <w:r w:rsidRPr="00310A3C">
        <w:t>/Components</w:t>
      </w:r>
    </w:p>
    <w:p w:rsidR="00310A3C" w:rsidRDefault="00310A3C" w:rsidP="00C85FD0">
      <w:pPr>
        <w:ind w:leftChars="0" w:left="0" w:right="100"/>
      </w:pPr>
    </w:p>
    <w:p w:rsidR="00310A3C" w:rsidRPr="00310A3C" w:rsidRDefault="00310A3C" w:rsidP="00310A3C">
      <w:pPr>
        <w:pStyle w:val="4"/>
        <w:spacing w:before="180" w:after="180"/>
        <w:ind w:left="100" w:right="100"/>
      </w:pPr>
      <w:r>
        <w:rPr>
          <w:rFonts w:hint="eastAsia"/>
        </w:rPr>
        <w:t>必須コンポーネント</w:t>
      </w:r>
    </w:p>
    <w:p w:rsidR="00310A3C" w:rsidRDefault="00310A3C" w:rsidP="00310A3C">
      <w:pPr>
        <w:ind w:leftChars="0" w:left="0" w:right="100"/>
      </w:pPr>
      <w:r>
        <w:rPr>
          <w:rFonts w:hint="eastAsia"/>
        </w:rPr>
        <w:t>・</w:t>
      </w:r>
      <w:r w:rsidR="00D447AC" w:rsidRPr="00D447AC">
        <w:t>calendargridwin2_2.0.4000.2012</w:t>
      </w:r>
    </w:p>
    <w:p w:rsidR="0023361D" w:rsidRDefault="007F4E46" w:rsidP="00310A3C">
      <w:pPr>
        <w:ind w:leftChars="0" w:left="0" w:right="100"/>
      </w:pPr>
      <w:r>
        <w:rPr>
          <w:rFonts w:hint="eastAsia"/>
        </w:rPr>
        <w:t xml:space="preserve">　　　</w:t>
      </w:r>
      <w:r w:rsidRPr="007F4E46">
        <w:t>Components\</w:t>
      </w:r>
      <w:r w:rsidR="00D447AC" w:rsidRPr="00D447AC">
        <w:t>calendargridwin2_2.0.4000.2012</w:t>
      </w:r>
      <w:r>
        <w:rPr>
          <w:rFonts w:hint="eastAsia"/>
        </w:rPr>
        <w:t>\</w:t>
      </w:r>
      <w:r w:rsidR="00D447AC" w:rsidRPr="00D447AC">
        <w:t>CalendarGridWin2_2.0.4000.2012.msi</w:t>
      </w:r>
    </w:p>
    <w:p w:rsidR="00D447AC" w:rsidRDefault="00D447AC" w:rsidP="00D447AC">
      <w:pPr>
        <w:ind w:leftChars="0" w:left="0" w:right="100"/>
      </w:pPr>
      <w:r>
        <w:rPr>
          <w:rFonts w:hint="eastAsia"/>
        </w:rPr>
        <w:t xml:space="preserve">　</w:t>
      </w:r>
    </w:p>
    <w:p w:rsidR="00D447AC" w:rsidRDefault="00D447AC" w:rsidP="00D447AC">
      <w:pPr>
        <w:ind w:leftChars="0" w:left="0" w:right="100"/>
      </w:pPr>
      <w:r>
        <w:rPr>
          <w:rFonts w:hint="eastAsia"/>
        </w:rPr>
        <w:t>・</w:t>
      </w:r>
      <w:r w:rsidRPr="00D447AC">
        <w:t>multirowwin10_10.0.4001.2012</w:t>
      </w:r>
    </w:p>
    <w:p w:rsidR="00D447AC" w:rsidRDefault="00D447AC" w:rsidP="00D447AC">
      <w:pPr>
        <w:ind w:leftChars="0" w:left="0" w:right="100"/>
      </w:pPr>
      <w:r>
        <w:rPr>
          <w:rFonts w:hint="eastAsia"/>
        </w:rPr>
        <w:t xml:space="preserve">　　　</w:t>
      </w:r>
      <w:r w:rsidRPr="007F4E46">
        <w:t>Components\</w:t>
      </w:r>
      <w:r w:rsidRPr="00D447AC">
        <w:t>multirowwin10_10.0.4001.2012</w:t>
      </w:r>
      <w:r>
        <w:rPr>
          <w:rFonts w:hint="eastAsia"/>
        </w:rPr>
        <w:t>\</w:t>
      </w:r>
      <w:r w:rsidRPr="00D447AC">
        <w:t>MultiRowWin10_10.0.4001.2012.msi</w:t>
      </w:r>
    </w:p>
    <w:p w:rsidR="007F4E46" w:rsidRDefault="007F4E46" w:rsidP="00310A3C">
      <w:pPr>
        <w:ind w:leftChars="0" w:left="0" w:right="100"/>
      </w:pPr>
    </w:p>
    <w:p w:rsidR="0023361D" w:rsidRDefault="0023361D" w:rsidP="00310A3C">
      <w:pPr>
        <w:ind w:leftChars="0" w:left="0" w:right="100"/>
      </w:pPr>
      <w:r>
        <w:rPr>
          <w:rFonts w:hint="eastAsia"/>
        </w:rPr>
        <w:t>・</w:t>
      </w:r>
      <w:r>
        <w:rPr>
          <w:rFonts w:hint="eastAsia"/>
        </w:rPr>
        <w:t>Microsoft .NET Framework 4.5.2 (x86</w:t>
      </w:r>
      <w:r>
        <w:rPr>
          <w:rFonts w:hint="eastAsia"/>
        </w:rPr>
        <w:t>および</w:t>
      </w:r>
      <w:r>
        <w:rPr>
          <w:rFonts w:hint="eastAsia"/>
        </w:rPr>
        <w:t>x64)</w:t>
      </w:r>
    </w:p>
    <w:p w:rsidR="00310A3C" w:rsidRPr="00310A3C" w:rsidRDefault="007F4E46" w:rsidP="00C85FD0">
      <w:pPr>
        <w:ind w:leftChars="0" w:left="0" w:right="100"/>
      </w:pPr>
      <w:r>
        <w:rPr>
          <w:rFonts w:hint="eastAsia"/>
        </w:rPr>
        <w:t xml:space="preserve">　　　</w:t>
      </w:r>
      <w:r w:rsidRPr="007F4E46">
        <w:t>Components\dotnetfx452</w:t>
      </w:r>
      <w:r>
        <w:rPr>
          <w:rFonts w:hint="eastAsia"/>
        </w:rPr>
        <w:t>\</w:t>
      </w:r>
      <w:r w:rsidRPr="007F4E46">
        <w:t>NDP452-KB2901907-x86-x64-AllOS-ENU.exe</w:t>
      </w:r>
    </w:p>
    <w:p w:rsidR="007F4E46" w:rsidRPr="00310A3C" w:rsidRDefault="007F4E46" w:rsidP="007F4E46">
      <w:pPr>
        <w:ind w:leftChars="0" w:left="0" w:right="100"/>
      </w:pPr>
      <w:r>
        <w:rPr>
          <w:rFonts w:hint="eastAsia"/>
        </w:rPr>
        <w:t xml:space="preserve">　　　</w:t>
      </w:r>
      <w:r w:rsidRPr="007F4E46">
        <w:t>Components\dotnetfx452</w:t>
      </w:r>
      <w:r>
        <w:rPr>
          <w:rFonts w:hint="eastAsia"/>
        </w:rPr>
        <w:t>\</w:t>
      </w:r>
      <w:r w:rsidRPr="007F4E46">
        <w:t>NDP452-KB2901907-x86-x64-AllOS-JPN.exe</w:t>
      </w:r>
    </w:p>
    <w:p w:rsidR="00C85FD0" w:rsidRPr="007F4E46" w:rsidRDefault="00C85FD0" w:rsidP="00C85FD0">
      <w:pPr>
        <w:ind w:left="100" w:right="100"/>
      </w:pPr>
    </w:p>
    <w:p w:rsidR="008F399A" w:rsidRPr="007F4E46" w:rsidRDefault="008F399A" w:rsidP="007E3399">
      <w:pPr>
        <w:ind w:leftChars="0" w:left="0" w:right="100"/>
      </w:pPr>
    </w:p>
    <w:sectPr w:rsidR="008F399A" w:rsidRPr="007F4E46" w:rsidSect="00261519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 w:code="9"/>
      <w:pgMar w:top="1418" w:right="567" w:bottom="1134" w:left="1134" w:header="425" w:footer="32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35C2" w:rsidRDefault="00FD35C2" w:rsidP="0029456B">
      <w:pPr>
        <w:ind w:left="100" w:right="100"/>
      </w:pPr>
      <w:r>
        <w:separator/>
      </w:r>
    </w:p>
  </w:endnote>
  <w:endnote w:type="continuationSeparator" w:id="0">
    <w:p w:rsidR="00FD35C2" w:rsidRDefault="00FD35C2" w:rsidP="0029456B">
      <w:pPr>
        <w:ind w:left="100" w:right="1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1AF0" w:rsidRDefault="007A1AF0">
    <w:pPr>
      <w:pStyle w:val="a7"/>
      <w:ind w:left="100" w:right="1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-12" w:type="dxa"/>
      <w:tblBorders>
        <w:top w:val="thickThinSmallGap" w:sz="24" w:space="0" w:color="auto"/>
        <w:insideH w:val="thinThickSmallGap" w:sz="24" w:space="0" w:color="auto"/>
      </w:tblBorders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2379"/>
      <w:gridCol w:w="5529"/>
      <w:gridCol w:w="2289"/>
    </w:tblGrid>
    <w:tr w:rsidR="007A1AF0" w:rsidTr="009B63C4">
      <w:trPr>
        <w:trHeight w:hRule="exact" w:val="454"/>
      </w:trPr>
      <w:tc>
        <w:tcPr>
          <w:tcW w:w="2379" w:type="dxa"/>
          <w:tcBorders>
            <w:top w:val="thickThinSmallGap" w:sz="24" w:space="0" w:color="1F3864" w:themeColor="accent5" w:themeShade="80"/>
            <w:bottom w:val="nil"/>
            <w:right w:val="nil"/>
          </w:tcBorders>
          <w:shd w:val="clear" w:color="auto" w:fill="auto"/>
          <w:vAlign w:val="center"/>
        </w:tcPr>
        <w:p w:rsidR="007A1AF0" w:rsidRPr="004F3B05" w:rsidRDefault="007A1AF0" w:rsidP="00B064EE">
          <w:pPr>
            <w:pStyle w:val="a7"/>
            <w:ind w:left="100" w:right="100"/>
            <w:jc w:val="center"/>
            <w:rPr>
              <w:sz w:val="18"/>
              <w:szCs w:val="18"/>
            </w:rPr>
          </w:pPr>
        </w:p>
      </w:tc>
      <w:tc>
        <w:tcPr>
          <w:tcW w:w="5529" w:type="dxa"/>
          <w:tcBorders>
            <w:top w:val="thickThinSmallGap" w:sz="24" w:space="0" w:color="1F3864" w:themeColor="accent5" w:themeShade="80"/>
            <w:left w:val="nil"/>
            <w:bottom w:val="nil"/>
            <w:right w:val="nil"/>
          </w:tcBorders>
          <w:vAlign w:val="center"/>
        </w:tcPr>
        <w:p w:rsidR="007A1AF0" w:rsidRDefault="007A1AF0" w:rsidP="00B064EE">
          <w:pPr>
            <w:pStyle w:val="a7"/>
            <w:ind w:left="100" w:right="100"/>
            <w:jc w:val="both"/>
          </w:pPr>
        </w:p>
      </w:tc>
      <w:tc>
        <w:tcPr>
          <w:tcW w:w="2289" w:type="dxa"/>
          <w:tcBorders>
            <w:top w:val="thickThinSmallGap" w:sz="24" w:space="0" w:color="1F3864" w:themeColor="accent5" w:themeShade="80"/>
            <w:left w:val="nil"/>
            <w:bottom w:val="nil"/>
          </w:tcBorders>
          <w:vAlign w:val="center"/>
        </w:tcPr>
        <w:p w:rsidR="007A1AF0" w:rsidRDefault="000E5998" w:rsidP="009B63C4">
          <w:pPr>
            <w:pStyle w:val="a7"/>
            <w:ind w:left="100" w:right="100"/>
            <w:jc w:val="right"/>
          </w:pPr>
          <w:r w:rsidRPr="004F3B05">
            <w:rPr>
              <w:b/>
              <w:bCs/>
              <w:sz w:val="18"/>
              <w:szCs w:val="18"/>
            </w:rPr>
            <w:fldChar w:fldCharType="begin"/>
          </w:r>
          <w:r w:rsidR="007A1AF0" w:rsidRPr="004F3B05">
            <w:rPr>
              <w:b/>
              <w:bCs/>
              <w:sz w:val="18"/>
              <w:szCs w:val="18"/>
            </w:rPr>
            <w:instrText>PAGE  \* Arabic  \* MERGEFORMAT</w:instrText>
          </w:r>
          <w:r w:rsidRPr="004F3B05">
            <w:rPr>
              <w:b/>
              <w:bCs/>
              <w:sz w:val="18"/>
              <w:szCs w:val="18"/>
            </w:rPr>
            <w:fldChar w:fldCharType="separate"/>
          </w:r>
          <w:r w:rsidR="00770243" w:rsidRPr="00770243">
            <w:rPr>
              <w:b/>
              <w:bCs/>
              <w:noProof/>
              <w:sz w:val="18"/>
              <w:szCs w:val="18"/>
              <w:lang w:val="ja-JP"/>
            </w:rPr>
            <w:t>4</w:t>
          </w:r>
          <w:r w:rsidRPr="004F3B05">
            <w:rPr>
              <w:b/>
              <w:bCs/>
              <w:sz w:val="18"/>
              <w:szCs w:val="18"/>
            </w:rPr>
            <w:fldChar w:fldCharType="end"/>
          </w:r>
          <w:r w:rsidR="007A1AF0" w:rsidRPr="004F3B05">
            <w:rPr>
              <w:sz w:val="18"/>
              <w:szCs w:val="18"/>
              <w:lang w:val="ja-JP"/>
            </w:rPr>
            <w:t xml:space="preserve"> / </w:t>
          </w:r>
          <w:r w:rsidR="00FD35C2">
            <w:rPr>
              <w:b/>
              <w:bCs/>
              <w:noProof/>
              <w:sz w:val="18"/>
              <w:szCs w:val="18"/>
              <w:lang w:val="ja-JP"/>
            </w:rPr>
            <w:fldChar w:fldCharType="begin"/>
          </w:r>
          <w:r w:rsidR="00FD35C2">
            <w:rPr>
              <w:b/>
              <w:bCs/>
              <w:noProof/>
              <w:sz w:val="18"/>
              <w:szCs w:val="18"/>
              <w:lang w:val="ja-JP"/>
            </w:rPr>
            <w:instrText>NUMPAGES  \* Arabic  \* MERGEFORMAT</w:instrText>
          </w:r>
          <w:r w:rsidR="00FD35C2">
            <w:rPr>
              <w:b/>
              <w:bCs/>
              <w:noProof/>
              <w:sz w:val="18"/>
              <w:szCs w:val="18"/>
              <w:lang w:val="ja-JP"/>
            </w:rPr>
            <w:fldChar w:fldCharType="separate"/>
          </w:r>
          <w:r w:rsidR="00770243">
            <w:rPr>
              <w:b/>
              <w:bCs/>
              <w:noProof/>
              <w:sz w:val="18"/>
              <w:szCs w:val="18"/>
              <w:lang w:val="ja-JP"/>
            </w:rPr>
            <w:t>22</w:t>
          </w:r>
          <w:r w:rsidR="00FD35C2">
            <w:rPr>
              <w:b/>
              <w:bCs/>
              <w:noProof/>
              <w:sz w:val="18"/>
              <w:szCs w:val="18"/>
              <w:lang w:val="ja-JP"/>
            </w:rPr>
            <w:fldChar w:fldCharType="end"/>
          </w:r>
        </w:p>
      </w:tc>
    </w:tr>
  </w:tbl>
  <w:p w:rsidR="007A1AF0" w:rsidRDefault="007A1AF0" w:rsidP="00B064EE">
    <w:pPr>
      <w:pStyle w:val="a7"/>
      <w:ind w:left="100" w:right="10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1AF0" w:rsidRDefault="007A1AF0">
    <w:pPr>
      <w:pStyle w:val="a7"/>
      <w:ind w:left="100" w:right="1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35C2" w:rsidRDefault="00FD35C2" w:rsidP="0029456B">
      <w:pPr>
        <w:ind w:left="100" w:right="100"/>
      </w:pPr>
      <w:r>
        <w:separator/>
      </w:r>
    </w:p>
  </w:footnote>
  <w:footnote w:type="continuationSeparator" w:id="0">
    <w:p w:rsidR="00FD35C2" w:rsidRDefault="00FD35C2" w:rsidP="0029456B">
      <w:pPr>
        <w:ind w:left="100" w:right="1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1AF0" w:rsidRDefault="007A1AF0">
    <w:pPr>
      <w:pStyle w:val="a5"/>
      <w:ind w:left="100" w:right="1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239" w:type="dxa"/>
      <w:tblInd w:w="-57" w:type="dxa"/>
      <w:tblBorders>
        <w:bottom w:val="thinThickSmallGap" w:sz="24" w:space="0" w:color="auto"/>
        <w:insideH w:val="thinThickSmallGap" w:sz="24" w:space="0" w:color="auto"/>
        <w:insideV w:val="thinThickSmallGap" w:sz="24" w:space="0" w:color="auto"/>
      </w:tblBorders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5119"/>
      <w:gridCol w:w="5120"/>
    </w:tblGrid>
    <w:tr w:rsidR="007A1AF0" w:rsidRPr="009B63C4" w:rsidTr="009B63C4">
      <w:trPr>
        <w:trHeight w:hRule="exact" w:val="680"/>
      </w:trPr>
      <w:tc>
        <w:tcPr>
          <w:tcW w:w="5119" w:type="dxa"/>
          <w:tcBorders>
            <w:bottom w:val="thinThickSmallGap" w:sz="24" w:space="0" w:color="1F3864" w:themeColor="accent5" w:themeShade="80"/>
            <w:right w:val="nil"/>
          </w:tcBorders>
          <w:vAlign w:val="bottom"/>
        </w:tcPr>
        <w:p w:rsidR="007A1AF0" w:rsidRDefault="007A1AF0" w:rsidP="00B064EE">
          <w:pPr>
            <w:pStyle w:val="a5"/>
            <w:ind w:left="100" w:right="100"/>
            <w:jc w:val="both"/>
          </w:pPr>
          <w:r>
            <w:rPr>
              <w:rFonts w:hint="eastAsia"/>
            </w:rPr>
            <w:t>開発計画表システム刷新</w:t>
          </w:r>
        </w:p>
      </w:tc>
      <w:tc>
        <w:tcPr>
          <w:tcW w:w="5120" w:type="dxa"/>
          <w:tcBorders>
            <w:left w:val="nil"/>
            <w:bottom w:val="thinThickSmallGap" w:sz="24" w:space="0" w:color="1F3864" w:themeColor="accent5" w:themeShade="80"/>
          </w:tcBorders>
          <w:vAlign w:val="bottom"/>
        </w:tcPr>
        <w:p w:rsidR="007A1AF0" w:rsidRDefault="007A1AF0" w:rsidP="00B064EE">
          <w:pPr>
            <w:pStyle w:val="a5"/>
            <w:ind w:left="100" w:right="100"/>
            <w:jc w:val="right"/>
          </w:pPr>
          <w:r w:rsidRPr="00F33B48">
            <w:rPr>
              <w:rFonts w:hint="eastAsia"/>
            </w:rPr>
            <w:t>WebApi</w:t>
          </w:r>
          <w:r w:rsidRPr="00F33B48">
            <w:rPr>
              <w:rFonts w:hint="eastAsia"/>
            </w:rPr>
            <w:t>サイトの追加設定</w:t>
          </w:r>
          <w:r>
            <w:rPr>
              <w:rFonts w:hint="eastAsia"/>
            </w:rPr>
            <w:t xml:space="preserve">　第</w:t>
          </w:r>
          <w:r>
            <w:rPr>
              <w:rFonts w:hint="eastAsia"/>
            </w:rPr>
            <w:t xml:space="preserve"> 1.</w:t>
          </w:r>
          <w:r w:rsidR="00367855">
            <w:rPr>
              <w:rFonts w:hint="eastAsia"/>
            </w:rPr>
            <w:t>1</w:t>
          </w:r>
          <w:r>
            <w:rPr>
              <w:rFonts w:hint="eastAsia"/>
            </w:rPr>
            <w:t>版</w:t>
          </w:r>
        </w:p>
      </w:tc>
    </w:tr>
  </w:tbl>
  <w:p w:rsidR="007A1AF0" w:rsidRPr="00F33B48" w:rsidRDefault="007A1AF0" w:rsidP="00B064EE">
    <w:pPr>
      <w:pStyle w:val="a5"/>
      <w:ind w:left="100" w:right="1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1AF0" w:rsidRDefault="007A1AF0">
    <w:pPr>
      <w:pStyle w:val="a5"/>
      <w:ind w:left="100" w:right="1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115DF9"/>
    <w:multiLevelType w:val="multilevel"/>
    <w:tmpl w:val="BFB07E5A"/>
    <w:lvl w:ilvl="0">
      <w:start w:val="1"/>
      <w:numFmt w:val="decimal"/>
      <w:pStyle w:val="a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-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-%2-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40"/>
  <w:drawingGridHorizontalSpacing w:val="100"/>
  <w:displayHorizontalDrawingGridEvery w:val="0"/>
  <w:displayVerticalDrawingGridEvery w:val="2"/>
  <w:characterSpacingControl w:val="compressPunctuation"/>
  <w:hdrShapeDefaults>
    <o:shapedefaults v:ext="edit" spidmax="409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80D2C"/>
    <w:rsid w:val="00047678"/>
    <w:rsid w:val="0005702F"/>
    <w:rsid w:val="00057610"/>
    <w:rsid w:val="000609E2"/>
    <w:rsid w:val="00065A7A"/>
    <w:rsid w:val="0008169A"/>
    <w:rsid w:val="000A2BF1"/>
    <w:rsid w:val="000A3A6C"/>
    <w:rsid w:val="000A6F68"/>
    <w:rsid w:val="000B3921"/>
    <w:rsid w:val="000C7DEB"/>
    <w:rsid w:val="000D125D"/>
    <w:rsid w:val="000D3474"/>
    <w:rsid w:val="000E17F6"/>
    <w:rsid w:val="000E218E"/>
    <w:rsid w:val="000E5998"/>
    <w:rsid w:val="001058B8"/>
    <w:rsid w:val="00133808"/>
    <w:rsid w:val="00150491"/>
    <w:rsid w:val="00162B37"/>
    <w:rsid w:val="00166F0C"/>
    <w:rsid w:val="00170BAE"/>
    <w:rsid w:val="00181670"/>
    <w:rsid w:val="001A5B7C"/>
    <w:rsid w:val="001A6286"/>
    <w:rsid w:val="001B13D0"/>
    <w:rsid w:val="001B7EA5"/>
    <w:rsid w:val="001C2F03"/>
    <w:rsid w:val="001C3AC4"/>
    <w:rsid w:val="001D0633"/>
    <w:rsid w:val="001E0597"/>
    <w:rsid w:val="00202E37"/>
    <w:rsid w:val="00202F8F"/>
    <w:rsid w:val="002119B2"/>
    <w:rsid w:val="002131CA"/>
    <w:rsid w:val="00221308"/>
    <w:rsid w:val="00226255"/>
    <w:rsid w:val="00232B37"/>
    <w:rsid w:val="0023361D"/>
    <w:rsid w:val="00233761"/>
    <w:rsid w:val="00261519"/>
    <w:rsid w:val="0027190D"/>
    <w:rsid w:val="00272E41"/>
    <w:rsid w:val="002871AA"/>
    <w:rsid w:val="0029456B"/>
    <w:rsid w:val="002A5DD9"/>
    <w:rsid w:val="002B305E"/>
    <w:rsid w:val="002B5871"/>
    <w:rsid w:val="002B5EF8"/>
    <w:rsid w:val="002B7ED6"/>
    <w:rsid w:val="002D66F2"/>
    <w:rsid w:val="002E3A57"/>
    <w:rsid w:val="002F70DD"/>
    <w:rsid w:val="00300C8B"/>
    <w:rsid w:val="003105F1"/>
    <w:rsid w:val="00310A3C"/>
    <w:rsid w:val="0031232E"/>
    <w:rsid w:val="00320769"/>
    <w:rsid w:val="00320A80"/>
    <w:rsid w:val="00333031"/>
    <w:rsid w:val="003364F9"/>
    <w:rsid w:val="003449EA"/>
    <w:rsid w:val="00346788"/>
    <w:rsid w:val="00352ACA"/>
    <w:rsid w:val="00355CA5"/>
    <w:rsid w:val="00357D0D"/>
    <w:rsid w:val="00362A5A"/>
    <w:rsid w:val="00366C56"/>
    <w:rsid w:val="00367855"/>
    <w:rsid w:val="00374180"/>
    <w:rsid w:val="00377ED3"/>
    <w:rsid w:val="003805C3"/>
    <w:rsid w:val="00380D01"/>
    <w:rsid w:val="00384ACD"/>
    <w:rsid w:val="0039686A"/>
    <w:rsid w:val="00397F2C"/>
    <w:rsid w:val="003A0528"/>
    <w:rsid w:val="003A12F0"/>
    <w:rsid w:val="003A738A"/>
    <w:rsid w:val="003B1A29"/>
    <w:rsid w:val="003B2D2E"/>
    <w:rsid w:val="003C3F7D"/>
    <w:rsid w:val="003C4115"/>
    <w:rsid w:val="003D04C2"/>
    <w:rsid w:val="003D435E"/>
    <w:rsid w:val="003D68E0"/>
    <w:rsid w:val="003D695E"/>
    <w:rsid w:val="003E28E4"/>
    <w:rsid w:val="003F2F56"/>
    <w:rsid w:val="003F750B"/>
    <w:rsid w:val="00402505"/>
    <w:rsid w:val="00402E20"/>
    <w:rsid w:val="00403C9A"/>
    <w:rsid w:val="0041624C"/>
    <w:rsid w:val="0041676D"/>
    <w:rsid w:val="0041700B"/>
    <w:rsid w:val="00427FAB"/>
    <w:rsid w:val="004331E9"/>
    <w:rsid w:val="0044052B"/>
    <w:rsid w:val="00445A47"/>
    <w:rsid w:val="00447514"/>
    <w:rsid w:val="00457A65"/>
    <w:rsid w:val="00483B29"/>
    <w:rsid w:val="00490902"/>
    <w:rsid w:val="00496665"/>
    <w:rsid w:val="004A237F"/>
    <w:rsid w:val="004A612F"/>
    <w:rsid w:val="004B3D98"/>
    <w:rsid w:val="004D0E87"/>
    <w:rsid w:val="004E08A8"/>
    <w:rsid w:val="004E6429"/>
    <w:rsid w:val="004E7A3C"/>
    <w:rsid w:val="004F3B05"/>
    <w:rsid w:val="0050076A"/>
    <w:rsid w:val="00501D0D"/>
    <w:rsid w:val="00504DCA"/>
    <w:rsid w:val="00516074"/>
    <w:rsid w:val="00516D90"/>
    <w:rsid w:val="00523E6C"/>
    <w:rsid w:val="005254CD"/>
    <w:rsid w:val="00527ADC"/>
    <w:rsid w:val="0053637B"/>
    <w:rsid w:val="00542626"/>
    <w:rsid w:val="00543830"/>
    <w:rsid w:val="00571B2A"/>
    <w:rsid w:val="0057775F"/>
    <w:rsid w:val="00596527"/>
    <w:rsid w:val="00596A5B"/>
    <w:rsid w:val="005A098F"/>
    <w:rsid w:val="005A3ADE"/>
    <w:rsid w:val="005B2FA6"/>
    <w:rsid w:val="005B33F3"/>
    <w:rsid w:val="005B68DE"/>
    <w:rsid w:val="005B6F7E"/>
    <w:rsid w:val="005C119D"/>
    <w:rsid w:val="005C6BEF"/>
    <w:rsid w:val="005D3491"/>
    <w:rsid w:val="005D7EB4"/>
    <w:rsid w:val="005E2E22"/>
    <w:rsid w:val="005E55DA"/>
    <w:rsid w:val="005F4AC3"/>
    <w:rsid w:val="00626AAF"/>
    <w:rsid w:val="00630832"/>
    <w:rsid w:val="006314E0"/>
    <w:rsid w:val="00634212"/>
    <w:rsid w:val="00644B9A"/>
    <w:rsid w:val="00646FC7"/>
    <w:rsid w:val="006556BB"/>
    <w:rsid w:val="006640D7"/>
    <w:rsid w:val="006A1ADC"/>
    <w:rsid w:val="006A3074"/>
    <w:rsid w:val="006A6DB9"/>
    <w:rsid w:val="006B4A40"/>
    <w:rsid w:val="006B6E9E"/>
    <w:rsid w:val="006C3C04"/>
    <w:rsid w:val="006C6519"/>
    <w:rsid w:val="006D1DDE"/>
    <w:rsid w:val="006D7EF9"/>
    <w:rsid w:val="006F221C"/>
    <w:rsid w:val="00712A0B"/>
    <w:rsid w:val="00725476"/>
    <w:rsid w:val="0072654C"/>
    <w:rsid w:val="00726EEB"/>
    <w:rsid w:val="00727F43"/>
    <w:rsid w:val="00730819"/>
    <w:rsid w:val="00736499"/>
    <w:rsid w:val="007371F6"/>
    <w:rsid w:val="00755FDB"/>
    <w:rsid w:val="00757407"/>
    <w:rsid w:val="007602A5"/>
    <w:rsid w:val="007613D8"/>
    <w:rsid w:val="00761EAF"/>
    <w:rsid w:val="007635B2"/>
    <w:rsid w:val="00770243"/>
    <w:rsid w:val="00772F87"/>
    <w:rsid w:val="0077333D"/>
    <w:rsid w:val="00780D2C"/>
    <w:rsid w:val="00781E0F"/>
    <w:rsid w:val="007A1AF0"/>
    <w:rsid w:val="007A2528"/>
    <w:rsid w:val="007B5EDC"/>
    <w:rsid w:val="007D3883"/>
    <w:rsid w:val="007D4CB1"/>
    <w:rsid w:val="007D7BA3"/>
    <w:rsid w:val="007E3399"/>
    <w:rsid w:val="007F4E46"/>
    <w:rsid w:val="007F5C88"/>
    <w:rsid w:val="00801AA1"/>
    <w:rsid w:val="00805682"/>
    <w:rsid w:val="0080695B"/>
    <w:rsid w:val="00810064"/>
    <w:rsid w:val="008167A4"/>
    <w:rsid w:val="008243F1"/>
    <w:rsid w:val="008266C1"/>
    <w:rsid w:val="00830C6D"/>
    <w:rsid w:val="0083471C"/>
    <w:rsid w:val="008354A9"/>
    <w:rsid w:val="0083571C"/>
    <w:rsid w:val="0085772C"/>
    <w:rsid w:val="00857FC5"/>
    <w:rsid w:val="0087563B"/>
    <w:rsid w:val="008810E8"/>
    <w:rsid w:val="00893460"/>
    <w:rsid w:val="008A6C48"/>
    <w:rsid w:val="008B28C9"/>
    <w:rsid w:val="008C26B1"/>
    <w:rsid w:val="008E238A"/>
    <w:rsid w:val="008F3594"/>
    <w:rsid w:val="008F399A"/>
    <w:rsid w:val="008F40F6"/>
    <w:rsid w:val="00912440"/>
    <w:rsid w:val="0091248E"/>
    <w:rsid w:val="009148BE"/>
    <w:rsid w:val="0092777D"/>
    <w:rsid w:val="00934FF7"/>
    <w:rsid w:val="00942528"/>
    <w:rsid w:val="009428D8"/>
    <w:rsid w:val="00951792"/>
    <w:rsid w:val="0096046C"/>
    <w:rsid w:val="00964D2F"/>
    <w:rsid w:val="009705D9"/>
    <w:rsid w:val="00973822"/>
    <w:rsid w:val="00975994"/>
    <w:rsid w:val="00985E38"/>
    <w:rsid w:val="00986FDD"/>
    <w:rsid w:val="00987185"/>
    <w:rsid w:val="009906EF"/>
    <w:rsid w:val="00994938"/>
    <w:rsid w:val="009A00D2"/>
    <w:rsid w:val="009A0F71"/>
    <w:rsid w:val="009A28B4"/>
    <w:rsid w:val="009A2F3D"/>
    <w:rsid w:val="009B3CF5"/>
    <w:rsid w:val="009B536F"/>
    <w:rsid w:val="009B5FCB"/>
    <w:rsid w:val="009B63C4"/>
    <w:rsid w:val="009B7110"/>
    <w:rsid w:val="009C0AC3"/>
    <w:rsid w:val="009C151F"/>
    <w:rsid w:val="009C3BB3"/>
    <w:rsid w:val="009C509F"/>
    <w:rsid w:val="009D542B"/>
    <w:rsid w:val="009D6AE5"/>
    <w:rsid w:val="009E127D"/>
    <w:rsid w:val="009E4EDF"/>
    <w:rsid w:val="009E7DF0"/>
    <w:rsid w:val="00A06C6A"/>
    <w:rsid w:val="00A25885"/>
    <w:rsid w:val="00A26878"/>
    <w:rsid w:val="00A26C73"/>
    <w:rsid w:val="00A30D13"/>
    <w:rsid w:val="00A31842"/>
    <w:rsid w:val="00A31ECC"/>
    <w:rsid w:val="00A35724"/>
    <w:rsid w:val="00A568FB"/>
    <w:rsid w:val="00A72F43"/>
    <w:rsid w:val="00A72F84"/>
    <w:rsid w:val="00A75DD9"/>
    <w:rsid w:val="00A82B0D"/>
    <w:rsid w:val="00A97049"/>
    <w:rsid w:val="00AA4F19"/>
    <w:rsid w:val="00AB0D41"/>
    <w:rsid w:val="00AB622A"/>
    <w:rsid w:val="00AC332A"/>
    <w:rsid w:val="00AC4E34"/>
    <w:rsid w:val="00AD13D8"/>
    <w:rsid w:val="00AD4523"/>
    <w:rsid w:val="00AE0E46"/>
    <w:rsid w:val="00AE25E9"/>
    <w:rsid w:val="00AE57FA"/>
    <w:rsid w:val="00B05BA2"/>
    <w:rsid w:val="00B064EE"/>
    <w:rsid w:val="00B1501D"/>
    <w:rsid w:val="00B15A91"/>
    <w:rsid w:val="00B3402F"/>
    <w:rsid w:val="00B466E4"/>
    <w:rsid w:val="00B515A4"/>
    <w:rsid w:val="00B87354"/>
    <w:rsid w:val="00B87701"/>
    <w:rsid w:val="00B934E4"/>
    <w:rsid w:val="00BB26D0"/>
    <w:rsid w:val="00BC5968"/>
    <w:rsid w:val="00BC7B92"/>
    <w:rsid w:val="00BE0CC6"/>
    <w:rsid w:val="00BE14CA"/>
    <w:rsid w:val="00BE1AF3"/>
    <w:rsid w:val="00BE648A"/>
    <w:rsid w:val="00BF2D01"/>
    <w:rsid w:val="00BF2F56"/>
    <w:rsid w:val="00BF4DBE"/>
    <w:rsid w:val="00C02CE3"/>
    <w:rsid w:val="00C03AE8"/>
    <w:rsid w:val="00C05441"/>
    <w:rsid w:val="00C1358F"/>
    <w:rsid w:val="00C2640E"/>
    <w:rsid w:val="00C478B1"/>
    <w:rsid w:val="00C5003D"/>
    <w:rsid w:val="00C6007D"/>
    <w:rsid w:val="00C64C27"/>
    <w:rsid w:val="00C7340C"/>
    <w:rsid w:val="00C75A3F"/>
    <w:rsid w:val="00C75EF3"/>
    <w:rsid w:val="00C85DB4"/>
    <w:rsid w:val="00C85FD0"/>
    <w:rsid w:val="00C93A79"/>
    <w:rsid w:val="00CB3FF3"/>
    <w:rsid w:val="00CB640D"/>
    <w:rsid w:val="00CB7722"/>
    <w:rsid w:val="00CD71DE"/>
    <w:rsid w:val="00CE3C89"/>
    <w:rsid w:val="00CE60E3"/>
    <w:rsid w:val="00CF1F54"/>
    <w:rsid w:val="00CF2F10"/>
    <w:rsid w:val="00D13BB2"/>
    <w:rsid w:val="00D1411E"/>
    <w:rsid w:val="00D31C44"/>
    <w:rsid w:val="00D36639"/>
    <w:rsid w:val="00D37AA3"/>
    <w:rsid w:val="00D42ACE"/>
    <w:rsid w:val="00D447AC"/>
    <w:rsid w:val="00D44C0E"/>
    <w:rsid w:val="00D5190B"/>
    <w:rsid w:val="00D777D9"/>
    <w:rsid w:val="00D77885"/>
    <w:rsid w:val="00DD04A8"/>
    <w:rsid w:val="00DE31C2"/>
    <w:rsid w:val="00DF251D"/>
    <w:rsid w:val="00DF76FC"/>
    <w:rsid w:val="00E02E19"/>
    <w:rsid w:val="00E05F65"/>
    <w:rsid w:val="00E17022"/>
    <w:rsid w:val="00E17230"/>
    <w:rsid w:val="00E208E0"/>
    <w:rsid w:val="00E225BE"/>
    <w:rsid w:val="00E25668"/>
    <w:rsid w:val="00E333DD"/>
    <w:rsid w:val="00E4145A"/>
    <w:rsid w:val="00E435D4"/>
    <w:rsid w:val="00E45FB6"/>
    <w:rsid w:val="00E7117A"/>
    <w:rsid w:val="00E72B72"/>
    <w:rsid w:val="00E73751"/>
    <w:rsid w:val="00E81711"/>
    <w:rsid w:val="00E84DE8"/>
    <w:rsid w:val="00E8681A"/>
    <w:rsid w:val="00E92884"/>
    <w:rsid w:val="00E955EE"/>
    <w:rsid w:val="00EA1AEF"/>
    <w:rsid w:val="00EA7FC9"/>
    <w:rsid w:val="00EB1350"/>
    <w:rsid w:val="00EB1983"/>
    <w:rsid w:val="00EB5B68"/>
    <w:rsid w:val="00EC3DFF"/>
    <w:rsid w:val="00EC7F26"/>
    <w:rsid w:val="00ED3550"/>
    <w:rsid w:val="00ED48D8"/>
    <w:rsid w:val="00ED6340"/>
    <w:rsid w:val="00EE091E"/>
    <w:rsid w:val="00EE0D7C"/>
    <w:rsid w:val="00EF0663"/>
    <w:rsid w:val="00F0277B"/>
    <w:rsid w:val="00F02B32"/>
    <w:rsid w:val="00F049E1"/>
    <w:rsid w:val="00F11334"/>
    <w:rsid w:val="00F11F35"/>
    <w:rsid w:val="00F33B48"/>
    <w:rsid w:val="00F41A65"/>
    <w:rsid w:val="00F51BE5"/>
    <w:rsid w:val="00F540A3"/>
    <w:rsid w:val="00F61933"/>
    <w:rsid w:val="00F62AB2"/>
    <w:rsid w:val="00F712B3"/>
    <w:rsid w:val="00F71395"/>
    <w:rsid w:val="00F7503E"/>
    <w:rsid w:val="00F75A5B"/>
    <w:rsid w:val="00F852E6"/>
    <w:rsid w:val="00F959E7"/>
    <w:rsid w:val="00FB59F5"/>
    <w:rsid w:val="00FC27F1"/>
    <w:rsid w:val="00FD35C2"/>
    <w:rsid w:val="00FD43D2"/>
    <w:rsid w:val="00FD5E35"/>
    <w:rsid w:val="00FF4611"/>
    <w:rsid w:val="00FF50D3"/>
    <w:rsid w:val="00FF7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v:textbox inset="5.85pt,.7pt,5.85pt,.7pt"/>
    </o:shapedefaults>
    <o:shapelayout v:ext="edit">
      <o:idmap v:ext="edit" data="1"/>
    </o:shapelayout>
  </w:shapeDefaults>
  <w:decimalSymbol w:val="."/>
  <w:listSeparator w:val=","/>
  <w14:docId w14:val="10A2A4D9"/>
  <w15:docId w15:val="{1DB9E6F8-A2CE-42F9-8341-1CC39F3B0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A1AF0"/>
    <w:pPr>
      <w:widowControl w:val="0"/>
      <w:snapToGrid w:val="0"/>
      <w:ind w:leftChars="50" w:left="50" w:rightChars="50" w:right="50"/>
    </w:pPr>
    <w:rPr>
      <w:rFonts w:eastAsia="ＭＳ Ｐ明朝"/>
      <w:sz w:val="20"/>
    </w:rPr>
  </w:style>
  <w:style w:type="paragraph" w:styleId="1">
    <w:name w:val="heading 1"/>
    <w:basedOn w:val="a0"/>
    <w:next w:val="a0"/>
    <w:link w:val="10"/>
    <w:autoRedefine/>
    <w:uiPriority w:val="9"/>
    <w:qFormat/>
    <w:rsid w:val="00CE60E3"/>
    <w:pPr>
      <w:keepNext/>
      <w:pBdr>
        <w:top w:val="dotted" w:sz="6" w:space="1" w:color="2F5496" w:themeColor="accent5" w:themeShade="BF"/>
        <w:left w:val="single" w:sz="48" w:space="4" w:color="2F5496" w:themeColor="accent5" w:themeShade="BF"/>
        <w:bottom w:val="dotted" w:sz="6" w:space="1" w:color="2F5496" w:themeColor="accent5" w:themeShade="BF"/>
        <w:right w:val="dotted" w:sz="6" w:space="4" w:color="2F5496" w:themeColor="accent5" w:themeShade="BF"/>
      </w:pBdr>
      <w:shd w:val="clear" w:color="auto" w:fill="BDD6EE" w:themeFill="accent1" w:themeFillTint="66"/>
      <w:spacing w:before="240" w:after="120" w:line="360" w:lineRule="exact"/>
      <w:ind w:left="100" w:right="100"/>
      <w:outlineLvl w:val="0"/>
    </w:pPr>
    <w:rPr>
      <w:rFonts w:asciiTheme="majorHAnsi" w:eastAsia="メイリオ" w:hAnsiTheme="majorHAnsi" w:cstheme="majorBidi"/>
      <w:b/>
      <w:sz w:val="28"/>
      <w:szCs w:val="24"/>
    </w:rPr>
  </w:style>
  <w:style w:type="paragraph" w:styleId="2">
    <w:name w:val="heading 2"/>
    <w:basedOn w:val="a0"/>
    <w:next w:val="a0"/>
    <w:link w:val="20"/>
    <w:uiPriority w:val="9"/>
    <w:unhideWhenUsed/>
    <w:qFormat/>
    <w:rsid w:val="00755FDB"/>
    <w:pPr>
      <w:keepNext/>
      <w:numPr>
        <w:ilvl w:val="1"/>
        <w:numId w:val="1"/>
      </w:numPr>
      <w:pBdr>
        <w:top w:val="dotted" w:sz="6" w:space="1" w:color="2F5496" w:themeColor="accent5" w:themeShade="BF"/>
        <w:left w:val="single" w:sz="48" w:space="4" w:color="2F5496" w:themeColor="accent5" w:themeShade="BF"/>
        <w:bottom w:val="dotted" w:sz="6" w:space="1" w:color="2F5496" w:themeColor="accent5" w:themeShade="BF"/>
        <w:right w:val="dotted" w:sz="6" w:space="4" w:color="2F5496" w:themeColor="accent5" w:themeShade="BF"/>
      </w:pBdr>
      <w:shd w:val="clear" w:color="auto" w:fill="BDD6EE" w:themeFill="accent1" w:themeFillTint="66"/>
      <w:spacing w:beforeLines="50" w:afterLines="50" w:line="280" w:lineRule="exact"/>
      <w:ind w:leftChars="0" w:left="0"/>
      <w:outlineLvl w:val="1"/>
    </w:pPr>
    <w:rPr>
      <w:rFonts w:asciiTheme="majorHAnsi" w:eastAsia="メイリオ" w:hAnsiTheme="majorHAnsi" w:cstheme="majorBidi"/>
      <w:b/>
      <w:sz w:val="28"/>
    </w:rPr>
  </w:style>
  <w:style w:type="paragraph" w:styleId="3">
    <w:name w:val="heading 3"/>
    <w:basedOn w:val="a0"/>
    <w:next w:val="a0"/>
    <w:link w:val="30"/>
    <w:uiPriority w:val="9"/>
    <w:unhideWhenUsed/>
    <w:qFormat/>
    <w:rsid w:val="00755FDB"/>
    <w:pPr>
      <w:keepNext/>
      <w:numPr>
        <w:ilvl w:val="2"/>
        <w:numId w:val="1"/>
      </w:numPr>
      <w:pBdr>
        <w:top w:val="single" w:sz="8" w:space="1" w:color="2F5496" w:themeColor="accent5" w:themeShade="BF"/>
        <w:left w:val="single" w:sz="36" w:space="4" w:color="2F5496" w:themeColor="accent5" w:themeShade="BF"/>
        <w:bottom w:val="single" w:sz="8" w:space="1" w:color="2F5496" w:themeColor="accent5" w:themeShade="BF"/>
        <w:right w:val="single" w:sz="8" w:space="4" w:color="2F5496" w:themeColor="accent5" w:themeShade="BF"/>
      </w:pBdr>
      <w:spacing w:beforeLines="50" w:afterLines="50" w:line="260" w:lineRule="exact"/>
      <w:ind w:leftChars="0" w:left="0"/>
      <w:outlineLvl w:val="2"/>
    </w:pPr>
    <w:rPr>
      <w:rFonts w:asciiTheme="majorHAnsi" w:eastAsia="メイリオ" w:hAnsiTheme="majorHAnsi" w:cstheme="majorBidi"/>
      <w:b/>
      <w:sz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755FDB"/>
    <w:pPr>
      <w:keepNext/>
      <w:pBdr>
        <w:top w:val="single" w:sz="8" w:space="1" w:color="2F5496" w:themeColor="accent5" w:themeShade="BF"/>
        <w:left w:val="single" w:sz="8" w:space="4" w:color="2F5496" w:themeColor="accent5" w:themeShade="BF"/>
        <w:bottom w:val="single" w:sz="8" w:space="1" w:color="2F5496" w:themeColor="accent5" w:themeShade="BF"/>
        <w:right w:val="single" w:sz="8" w:space="4" w:color="2F5496" w:themeColor="accent5" w:themeShade="BF"/>
      </w:pBdr>
      <w:spacing w:beforeLines="50" w:afterLines="50" w:line="260" w:lineRule="exact"/>
      <w:outlineLvl w:val="3"/>
    </w:pPr>
    <w:rPr>
      <w:rFonts w:eastAsia="メイリオ"/>
      <w:b/>
      <w:bCs/>
      <w:sz w:val="22"/>
    </w:rPr>
  </w:style>
  <w:style w:type="paragraph" w:styleId="5">
    <w:name w:val="heading 5"/>
    <w:basedOn w:val="a0"/>
    <w:next w:val="a0"/>
    <w:link w:val="50"/>
    <w:uiPriority w:val="9"/>
    <w:unhideWhenUsed/>
    <w:rsid w:val="00065A7A"/>
    <w:pPr>
      <w:keepNext/>
      <w:pBdr>
        <w:bottom w:val="dotted" w:sz="6" w:space="1" w:color="2F5496" w:themeColor="accent5" w:themeShade="BF"/>
      </w:pBdr>
      <w:ind w:leftChars="0" w:left="0" w:rightChars="100" w:right="1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0"/>
    <w:next w:val="a0"/>
    <w:link w:val="60"/>
    <w:uiPriority w:val="9"/>
    <w:unhideWhenUsed/>
    <w:qFormat/>
    <w:rsid w:val="00951792"/>
    <w:pPr>
      <w:keepNext/>
      <w:pBdr>
        <w:bottom w:val="dotted" w:sz="4" w:space="1" w:color="1F3864" w:themeColor="accent5" w:themeShade="80"/>
      </w:pBdr>
      <w:ind w:leftChars="800" w:left="800"/>
      <w:outlineLvl w:val="5"/>
    </w:pPr>
    <w:rPr>
      <w:rFonts w:eastAsia="メイリオ"/>
      <w:b/>
      <w:bCs/>
    </w:rPr>
  </w:style>
  <w:style w:type="paragraph" w:styleId="7">
    <w:name w:val="heading 7"/>
    <w:basedOn w:val="a0"/>
    <w:next w:val="a0"/>
    <w:link w:val="70"/>
    <w:uiPriority w:val="9"/>
    <w:unhideWhenUsed/>
    <w:qFormat/>
    <w:rsid w:val="006F221C"/>
    <w:pPr>
      <w:keepNext/>
      <w:ind w:leftChars="800" w:left="800"/>
      <w:outlineLvl w:val="6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見出し 1 (文字)"/>
    <w:basedOn w:val="a1"/>
    <w:link w:val="1"/>
    <w:uiPriority w:val="9"/>
    <w:rsid w:val="00CE60E3"/>
    <w:rPr>
      <w:rFonts w:asciiTheme="majorHAnsi" w:eastAsia="メイリオ" w:hAnsiTheme="majorHAnsi" w:cstheme="majorBidi"/>
      <w:b/>
      <w:sz w:val="28"/>
      <w:szCs w:val="24"/>
      <w:shd w:val="clear" w:color="auto" w:fill="BDD6EE" w:themeFill="accent1" w:themeFillTint="66"/>
    </w:rPr>
  </w:style>
  <w:style w:type="character" w:customStyle="1" w:styleId="20">
    <w:name w:val="見出し 2 (文字)"/>
    <w:basedOn w:val="a1"/>
    <w:link w:val="2"/>
    <w:uiPriority w:val="9"/>
    <w:rsid w:val="00755FDB"/>
    <w:rPr>
      <w:rFonts w:asciiTheme="majorHAnsi" w:eastAsia="メイリオ" w:hAnsiTheme="majorHAnsi" w:cstheme="majorBidi"/>
      <w:b/>
      <w:sz w:val="28"/>
      <w:shd w:val="clear" w:color="auto" w:fill="BDD6EE" w:themeFill="accent1" w:themeFillTint="66"/>
    </w:rPr>
  </w:style>
  <w:style w:type="character" w:customStyle="1" w:styleId="30">
    <w:name w:val="見出し 3 (文字)"/>
    <w:basedOn w:val="a1"/>
    <w:link w:val="3"/>
    <w:uiPriority w:val="9"/>
    <w:rsid w:val="00755FDB"/>
    <w:rPr>
      <w:rFonts w:asciiTheme="majorHAnsi" w:eastAsia="メイリオ" w:hAnsiTheme="majorHAnsi" w:cstheme="majorBidi"/>
      <w:b/>
      <w:sz w:val="24"/>
    </w:rPr>
  </w:style>
  <w:style w:type="character" w:customStyle="1" w:styleId="40">
    <w:name w:val="見出し 4 (文字)"/>
    <w:basedOn w:val="a1"/>
    <w:link w:val="4"/>
    <w:uiPriority w:val="9"/>
    <w:rsid w:val="00755FDB"/>
    <w:rPr>
      <w:rFonts w:eastAsia="メイリオ"/>
      <w:b/>
      <w:bCs/>
      <w:sz w:val="22"/>
    </w:rPr>
  </w:style>
  <w:style w:type="character" w:customStyle="1" w:styleId="50">
    <w:name w:val="見出し 5 (文字)"/>
    <w:basedOn w:val="a1"/>
    <w:link w:val="5"/>
    <w:uiPriority w:val="9"/>
    <w:rsid w:val="00065A7A"/>
    <w:rPr>
      <w:rFonts w:asciiTheme="majorHAnsi" w:eastAsiaTheme="majorEastAsia" w:hAnsiTheme="majorHAnsi" w:cstheme="majorBidi"/>
      <w:sz w:val="20"/>
    </w:rPr>
  </w:style>
  <w:style w:type="character" w:customStyle="1" w:styleId="60">
    <w:name w:val="見出し 6 (文字)"/>
    <w:basedOn w:val="a1"/>
    <w:link w:val="6"/>
    <w:uiPriority w:val="9"/>
    <w:rsid w:val="00951792"/>
    <w:rPr>
      <w:rFonts w:eastAsia="メイリオ"/>
      <w:b/>
      <w:bCs/>
      <w:sz w:val="20"/>
    </w:rPr>
  </w:style>
  <w:style w:type="character" w:customStyle="1" w:styleId="70">
    <w:name w:val="見出し 7 (文字)"/>
    <w:basedOn w:val="a1"/>
    <w:link w:val="7"/>
    <w:uiPriority w:val="9"/>
    <w:rsid w:val="006F221C"/>
    <w:rPr>
      <w:rFonts w:eastAsia="ＭＳ Ｐ明朝"/>
      <w:sz w:val="20"/>
    </w:rPr>
  </w:style>
  <w:style w:type="paragraph" w:styleId="a4">
    <w:name w:val="List Paragraph"/>
    <w:basedOn w:val="a0"/>
    <w:uiPriority w:val="34"/>
    <w:rsid w:val="00780D2C"/>
    <w:pPr>
      <w:ind w:leftChars="400" w:left="840"/>
    </w:pPr>
  </w:style>
  <w:style w:type="paragraph" w:styleId="a5">
    <w:name w:val="header"/>
    <w:basedOn w:val="a0"/>
    <w:link w:val="a6"/>
    <w:uiPriority w:val="99"/>
    <w:unhideWhenUsed/>
    <w:rsid w:val="0029456B"/>
    <w:pPr>
      <w:tabs>
        <w:tab w:val="center" w:pos="4252"/>
        <w:tab w:val="right" w:pos="8504"/>
      </w:tabs>
    </w:pPr>
  </w:style>
  <w:style w:type="character" w:customStyle="1" w:styleId="a6">
    <w:name w:val="ヘッダー (文字)"/>
    <w:basedOn w:val="a1"/>
    <w:link w:val="a5"/>
    <w:uiPriority w:val="99"/>
    <w:rsid w:val="0029456B"/>
    <w:rPr>
      <w:rFonts w:eastAsia="ＭＳ Ｐ明朝"/>
      <w:sz w:val="20"/>
    </w:rPr>
  </w:style>
  <w:style w:type="paragraph" w:styleId="a7">
    <w:name w:val="footer"/>
    <w:basedOn w:val="a0"/>
    <w:link w:val="a8"/>
    <w:uiPriority w:val="99"/>
    <w:unhideWhenUsed/>
    <w:rsid w:val="0029456B"/>
    <w:pPr>
      <w:tabs>
        <w:tab w:val="center" w:pos="4252"/>
        <w:tab w:val="right" w:pos="8504"/>
      </w:tabs>
    </w:pPr>
  </w:style>
  <w:style w:type="character" w:customStyle="1" w:styleId="a8">
    <w:name w:val="フッター (文字)"/>
    <w:basedOn w:val="a1"/>
    <w:link w:val="a7"/>
    <w:uiPriority w:val="99"/>
    <w:rsid w:val="0029456B"/>
    <w:rPr>
      <w:rFonts w:eastAsia="ＭＳ Ｐ明朝"/>
      <w:sz w:val="20"/>
    </w:rPr>
  </w:style>
  <w:style w:type="character" w:styleId="a9">
    <w:name w:val="Placeholder Text"/>
    <w:basedOn w:val="a1"/>
    <w:uiPriority w:val="99"/>
    <w:semiHidden/>
    <w:rsid w:val="00DF76FC"/>
    <w:rPr>
      <w:color w:val="808080"/>
    </w:rPr>
  </w:style>
  <w:style w:type="paragraph" w:styleId="a">
    <w:name w:val="Title"/>
    <w:basedOn w:val="a0"/>
    <w:next w:val="a0"/>
    <w:link w:val="aa"/>
    <w:uiPriority w:val="10"/>
    <w:qFormat/>
    <w:rsid w:val="008A6C48"/>
    <w:pPr>
      <w:numPr>
        <w:numId w:val="1"/>
      </w:numPr>
      <w:pBdr>
        <w:top w:val="single" w:sz="12" w:space="0" w:color="1F3864" w:themeColor="accent5" w:themeShade="80"/>
        <w:left w:val="single" w:sz="12" w:space="0" w:color="1F3864" w:themeColor="accent5" w:themeShade="80"/>
        <w:bottom w:val="single" w:sz="12" w:space="0" w:color="1F3864" w:themeColor="accent5" w:themeShade="80"/>
        <w:right w:val="single" w:sz="12" w:space="0" w:color="1F3864" w:themeColor="accent5" w:themeShade="80"/>
      </w:pBdr>
      <w:shd w:val="clear" w:color="auto" w:fill="D9E2F3" w:themeFill="accent5" w:themeFillTint="33"/>
      <w:spacing w:before="240" w:after="240" w:line="560" w:lineRule="exact"/>
      <w:ind w:leftChars="0" w:left="0" w:rightChars="0" w:right="0"/>
      <w:jc w:val="center"/>
      <w:outlineLvl w:val="0"/>
    </w:pPr>
    <w:rPr>
      <w:rFonts w:asciiTheme="majorHAnsi" w:eastAsia="メイリオ" w:hAnsiTheme="majorHAnsi" w:cstheme="majorBidi"/>
      <w:b/>
      <w:color w:val="1F3864" w:themeColor="accent5" w:themeShade="80"/>
      <w:sz w:val="40"/>
      <w:szCs w:val="32"/>
    </w:rPr>
  </w:style>
  <w:style w:type="character" w:customStyle="1" w:styleId="aa">
    <w:name w:val="表題 (文字)"/>
    <w:basedOn w:val="a1"/>
    <w:link w:val="a"/>
    <w:uiPriority w:val="10"/>
    <w:rsid w:val="008A6C48"/>
    <w:rPr>
      <w:rFonts w:asciiTheme="majorHAnsi" w:eastAsia="メイリオ" w:hAnsiTheme="majorHAnsi" w:cstheme="majorBidi"/>
      <w:b/>
      <w:color w:val="1F3864" w:themeColor="accent5" w:themeShade="80"/>
      <w:sz w:val="40"/>
      <w:szCs w:val="32"/>
      <w:shd w:val="clear" w:color="auto" w:fill="D9E2F3" w:themeFill="accent5" w:themeFillTint="33"/>
    </w:rPr>
  </w:style>
  <w:style w:type="paragraph" w:styleId="ab">
    <w:name w:val="Subtitle"/>
    <w:basedOn w:val="a0"/>
    <w:next w:val="a0"/>
    <w:link w:val="ac"/>
    <w:uiPriority w:val="11"/>
    <w:qFormat/>
    <w:rsid w:val="00FD43D2"/>
    <w:pPr>
      <w:spacing w:line="440" w:lineRule="atLeast"/>
      <w:ind w:leftChars="400" w:left="400" w:rightChars="400" w:right="400"/>
      <w:jc w:val="center"/>
    </w:pPr>
    <w:rPr>
      <w:rFonts w:asciiTheme="majorHAnsi" w:eastAsia="ＭＳ Ｐゴシック" w:hAnsiTheme="majorHAnsi" w:cstheme="majorBidi"/>
      <w:b/>
      <w:sz w:val="28"/>
      <w:szCs w:val="24"/>
    </w:rPr>
  </w:style>
  <w:style w:type="character" w:customStyle="1" w:styleId="ac">
    <w:name w:val="副題 (文字)"/>
    <w:basedOn w:val="a1"/>
    <w:link w:val="ab"/>
    <w:uiPriority w:val="11"/>
    <w:rsid w:val="00FD43D2"/>
    <w:rPr>
      <w:rFonts w:asciiTheme="majorHAnsi" w:eastAsia="ＭＳ Ｐゴシック" w:hAnsiTheme="majorHAnsi" w:cstheme="majorBidi"/>
      <w:b/>
      <w:sz w:val="28"/>
      <w:szCs w:val="24"/>
    </w:rPr>
  </w:style>
  <w:style w:type="table" w:styleId="ad">
    <w:name w:val="Table Grid"/>
    <w:basedOn w:val="a2"/>
    <w:uiPriority w:val="39"/>
    <w:rsid w:val="00527A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Quote"/>
    <w:basedOn w:val="a0"/>
    <w:link w:val="af"/>
    <w:uiPriority w:val="29"/>
    <w:qFormat/>
    <w:rsid w:val="005A098F"/>
    <w:pPr>
      <w:pBdr>
        <w:top w:val="single" w:sz="6" w:space="6" w:color="auto"/>
        <w:left w:val="single" w:sz="6" w:space="6" w:color="auto"/>
        <w:bottom w:val="single" w:sz="6" w:space="6" w:color="auto"/>
        <w:right w:val="single" w:sz="6" w:space="6" w:color="auto"/>
      </w:pBdr>
      <w:shd w:val="clear" w:color="auto" w:fill="F2F2F2" w:themeFill="background1" w:themeFillShade="F2"/>
      <w:spacing w:line="300" w:lineRule="atLeast"/>
      <w:ind w:leftChars="300" w:left="300" w:rightChars="300" w:right="300"/>
    </w:pPr>
    <w:rPr>
      <w:i/>
      <w:iCs/>
      <w:color w:val="404040" w:themeColor="text1" w:themeTint="BF"/>
    </w:rPr>
  </w:style>
  <w:style w:type="character" w:customStyle="1" w:styleId="af">
    <w:name w:val="引用文 (文字)"/>
    <w:basedOn w:val="a1"/>
    <w:link w:val="ae"/>
    <w:uiPriority w:val="29"/>
    <w:rsid w:val="005A098F"/>
    <w:rPr>
      <w:rFonts w:eastAsia="ＭＳ Ｐ明朝"/>
      <w:i/>
      <w:iCs/>
      <w:color w:val="404040" w:themeColor="text1" w:themeTint="BF"/>
      <w:sz w:val="20"/>
      <w:shd w:val="clear" w:color="auto" w:fill="F2F2F2" w:themeFill="background1" w:themeFillShade="F2"/>
    </w:rPr>
  </w:style>
  <w:style w:type="character" w:styleId="af0">
    <w:name w:val="Emphasis"/>
    <w:basedOn w:val="a1"/>
    <w:uiPriority w:val="20"/>
    <w:rsid w:val="00D37AA3"/>
    <w:rPr>
      <w:i/>
      <w:iCs/>
    </w:rPr>
  </w:style>
  <w:style w:type="paragraph" w:customStyle="1" w:styleId="af1">
    <w:name w:val="要点"/>
    <w:basedOn w:val="a0"/>
    <w:link w:val="af2"/>
    <w:qFormat/>
    <w:rsid w:val="002F70DD"/>
    <w:pPr>
      <w:pBdr>
        <w:top w:val="single" w:sz="6" w:space="6" w:color="1F3864" w:themeColor="accent5" w:themeShade="80"/>
        <w:left w:val="single" w:sz="6" w:space="6" w:color="1F3864" w:themeColor="accent5" w:themeShade="80"/>
        <w:bottom w:val="single" w:sz="6" w:space="6" w:color="1F3864" w:themeColor="accent5" w:themeShade="80"/>
        <w:right w:val="single" w:sz="6" w:space="6" w:color="1F3864" w:themeColor="accent5" w:themeShade="80"/>
      </w:pBdr>
      <w:shd w:val="clear" w:color="auto" w:fill="D9E2F3" w:themeFill="accent5" w:themeFillTint="33"/>
      <w:ind w:leftChars="300" w:left="300" w:rightChars="300" w:right="300"/>
    </w:pPr>
    <w:rPr>
      <w:rFonts w:eastAsia="ＭＳ Ｐゴシック"/>
      <w:b/>
    </w:rPr>
  </w:style>
  <w:style w:type="character" w:customStyle="1" w:styleId="af2">
    <w:name w:val="要点 (文字)"/>
    <w:basedOn w:val="af"/>
    <w:link w:val="af1"/>
    <w:rsid w:val="002F70DD"/>
    <w:rPr>
      <w:rFonts w:eastAsia="ＭＳ Ｐゴシック"/>
      <w:b/>
      <w:i w:val="0"/>
      <w:iCs w:val="0"/>
      <w:color w:val="404040" w:themeColor="text1" w:themeTint="BF"/>
      <w:sz w:val="20"/>
      <w:shd w:val="clear" w:color="auto" w:fill="D9E2F3" w:themeFill="accent5" w:themeFillTint="33"/>
    </w:rPr>
  </w:style>
  <w:style w:type="paragraph" w:customStyle="1" w:styleId="af3">
    <w:name w:val="コード"/>
    <w:basedOn w:val="a0"/>
    <w:link w:val="af4"/>
    <w:qFormat/>
    <w:rsid w:val="002F70DD"/>
    <w:pPr>
      <w:pBdr>
        <w:top w:val="dashSmallGap" w:sz="12" w:space="7" w:color="2F5496" w:themeColor="accent5" w:themeShade="BF"/>
        <w:left w:val="dashSmallGap" w:sz="12" w:space="7" w:color="2F5496" w:themeColor="accent5" w:themeShade="BF"/>
        <w:bottom w:val="dashSmallGap" w:sz="12" w:space="7" w:color="2F5496" w:themeColor="accent5" w:themeShade="BF"/>
        <w:right w:val="dashSmallGap" w:sz="12" w:space="7" w:color="2F5496" w:themeColor="accent5" w:themeShade="BF"/>
      </w:pBdr>
      <w:spacing w:line="240" w:lineRule="atLeast"/>
      <w:ind w:leftChars="300" w:left="300" w:rightChars="300" w:right="300"/>
    </w:pPr>
    <w:rPr>
      <w:rFonts w:ascii="ＭＳ ゴシック" w:eastAsia="ＭＳ ゴシック"/>
      <w:noProof/>
      <w:sz w:val="18"/>
    </w:rPr>
  </w:style>
  <w:style w:type="character" w:customStyle="1" w:styleId="af4">
    <w:name w:val="コード (文字)"/>
    <w:basedOn w:val="a1"/>
    <w:link w:val="af3"/>
    <w:rsid w:val="002F70DD"/>
    <w:rPr>
      <w:rFonts w:ascii="ＭＳ ゴシック" w:eastAsia="ＭＳ ゴシック"/>
      <w:noProof/>
      <w:sz w:val="18"/>
    </w:rPr>
  </w:style>
  <w:style w:type="paragraph" w:styleId="11">
    <w:name w:val="toc 1"/>
    <w:basedOn w:val="a0"/>
    <w:next w:val="a0"/>
    <w:autoRedefine/>
    <w:uiPriority w:val="39"/>
    <w:unhideWhenUsed/>
    <w:rsid w:val="00272E41"/>
    <w:pPr>
      <w:ind w:left="0"/>
    </w:pPr>
  </w:style>
  <w:style w:type="paragraph" w:styleId="21">
    <w:name w:val="toc 2"/>
    <w:basedOn w:val="a0"/>
    <w:next w:val="a0"/>
    <w:autoRedefine/>
    <w:uiPriority w:val="39"/>
    <w:unhideWhenUsed/>
    <w:rsid w:val="00272E41"/>
    <w:pPr>
      <w:ind w:leftChars="100" w:left="200"/>
    </w:pPr>
  </w:style>
  <w:style w:type="character" w:styleId="af5">
    <w:name w:val="Hyperlink"/>
    <w:basedOn w:val="a1"/>
    <w:uiPriority w:val="99"/>
    <w:unhideWhenUsed/>
    <w:rsid w:val="00272E41"/>
    <w:rPr>
      <w:color w:val="0563C1" w:themeColor="hyperlink"/>
      <w:u w:val="single"/>
    </w:rPr>
  </w:style>
  <w:style w:type="paragraph" w:styleId="af6">
    <w:name w:val="Balloon Text"/>
    <w:basedOn w:val="a0"/>
    <w:link w:val="af7"/>
    <w:uiPriority w:val="99"/>
    <w:semiHidden/>
    <w:unhideWhenUsed/>
    <w:rsid w:val="009B63C4"/>
    <w:rPr>
      <w:rFonts w:asciiTheme="majorHAnsi" w:eastAsiaTheme="majorEastAsia" w:hAnsiTheme="majorHAnsi" w:cstheme="majorBidi"/>
      <w:sz w:val="18"/>
      <w:szCs w:val="18"/>
    </w:rPr>
  </w:style>
  <w:style w:type="character" w:customStyle="1" w:styleId="af7">
    <w:name w:val="吹き出し (文字)"/>
    <w:basedOn w:val="a1"/>
    <w:link w:val="af6"/>
    <w:uiPriority w:val="99"/>
    <w:semiHidden/>
    <w:rsid w:val="009B63C4"/>
    <w:rPr>
      <w:rFonts w:asciiTheme="majorHAnsi" w:eastAsiaTheme="majorEastAsia" w:hAnsiTheme="majorHAnsi" w:cstheme="majorBidi"/>
      <w:sz w:val="18"/>
      <w:szCs w:val="18"/>
    </w:rPr>
  </w:style>
  <w:style w:type="paragraph" w:styleId="af8">
    <w:name w:val="TOC Heading"/>
    <w:basedOn w:val="1"/>
    <w:next w:val="a0"/>
    <w:uiPriority w:val="39"/>
    <w:semiHidden/>
    <w:unhideWhenUsed/>
    <w:qFormat/>
    <w:rsid w:val="002B305E"/>
    <w:pPr>
      <w:keepLines/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napToGrid/>
      <w:spacing w:before="480" w:after="0" w:line="276" w:lineRule="auto"/>
      <w:ind w:leftChars="0" w:left="0" w:rightChars="0" w:right="0"/>
      <w:outlineLvl w:val="9"/>
    </w:pPr>
    <w:rPr>
      <w:rFonts w:eastAsiaTheme="majorEastAsia"/>
      <w:bCs/>
      <w:color w:val="2E74B5" w:themeColor="accent1" w:themeShade="BF"/>
      <w:kern w:val="0"/>
      <w:szCs w:val="28"/>
    </w:rPr>
  </w:style>
  <w:style w:type="paragraph" w:styleId="31">
    <w:name w:val="toc 3"/>
    <w:basedOn w:val="a0"/>
    <w:next w:val="a0"/>
    <w:autoRedefine/>
    <w:uiPriority w:val="39"/>
    <w:unhideWhenUsed/>
    <w:rsid w:val="002B305E"/>
    <w:pPr>
      <w:ind w:leftChars="200" w:left="400"/>
    </w:pPr>
  </w:style>
  <w:style w:type="paragraph" w:styleId="41">
    <w:name w:val="toc 4"/>
    <w:basedOn w:val="a0"/>
    <w:next w:val="a0"/>
    <w:autoRedefine/>
    <w:uiPriority w:val="39"/>
    <w:unhideWhenUsed/>
    <w:rsid w:val="00523E6C"/>
    <w:pPr>
      <w:snapToGrid/>
      <w:ind w:leftChars="300" w:left="630" w:rightChars="0" w:right="0"/>
      <w:jc w:val="both"/>
    </w:pPr>
    <w:rPr>
      <w:rFonts w:eastAsiaTheme="minorEastAsia"/>
      <w:sz w:val="21"/>
    </w:rPr>
  </w:style>
  <w:style w:type="paragraph" w:styleId="51">
    <w:name w:val="toc 5"/>
    <w:basedOn w:val="a0"/>
    <w:next w:val="a0"/>
    <w:autoRedefine/>
    <w:uiPriority w:val="39"/>
    <w:unhideWhenUsed/>
    <w:rsid w:val="00523E6C"/>
    <w:pPr>
      <w:snapToGrid/>
      <w:ind w:leftChars="400" w:left="840" w:rightChars="0" w:right="0"/>
      <w:jc w:val="both"/>
    </w:pPr>
    <w:rPr>
      <w:rFonts w:eastAsiaTheme="minorEastAsia"/>
      <w:sz w:val="21"/>
    </w:rPr>
  </w:style>
  <w:style w:type="paragraph" w:styleId="61">
    <w:name w:val="toc 6"/>
    <w:basedOn w:val="a0"/>
    <w:next w:val="a0"/>
    <w:autoRedefine/>
    <w:uiPriority w:val="39"/>
    <w:unhideWhenUsed/>
    <w:rsid w:val="00523E6C"/>
    <w:pPr>
      <w:snapToGrid/>
      <w:ind w:leftChars="500" w:left="1050" w:rightChars="0" w:right="0"/>
      <w:jc w:val="both"/>
    </w:pPr>
    <w:rPr>
      <w:rFonts w:eastAsiaTheme="minorEastAsia"/>
      <w:sz w:val="21"/>
    </w:rPr>
  </w:style>
  <w:style w:type="paragraph" w:styleId="71">
    <w:name w:val="toc 7"/>
    <w:basedOn w:val="a0"/>
    <w:next w:val="a0"/>
    <w:autoRedefine/>
    <w:uiPriority w:val="39"/>
    <w:unhideWhenUsed/>
    <w:rsid w:val="00523E6C"/>
    <w:pPr>
      <w:snapToGrid/>
      <w:ind w:leftChars="600" w:left="1260" w:rightChars="0" w:right="0"/>
      <w:jc w:val="both"/>
    </w:pPr>
    <w:rPr>
      <w:rFonts w:eastAsiaTheme="minorEastAsia"/>
      <w:sz w:val="21"/>
    </w:rPr>
  </w:style>
  <w:style w:type="paragraph" w:styleId="8">
    <w:name w:val="toc 8"/>
    <w:basedOn w:val="a0"/>
    <w:next w:val="a0"/>
    <w:autoRedefine/>
    <w:uiPriority w:val="39"/>
    <w:unhideWhenUsed/>
    <w:rsid w:val="00523E6C"/>
    <w:pPr>
      <w:snapToGrid/>
      <w:ind w:leftChars="700" w:left="1470" w:rightChars="0" w:right="0"/>
      <w:jc w:val="both"/>
    </w:pPr>
    <w:rPr>
      <w:rFonts w:eastAsiaTheme="minorEastAsia"/>
      <w:sz w:val="21"/>
    </w:rPr>
  </w:style>
  <w:style w:type="paragraph" w:styleId="9">
    <w:name w:val="toc 9"/>
    <w:basedOn w:val="a0"/>
    <w:next w:val="a0"/>
    <w:autoRedefine/>
    <w:uiPriority w:val="39"/>
    <w:unhideWhenUsed/>
    <w:rsid w:val="00523E6C"/>
    <w:pPr>
      <w:snapToGrid/>
      <w:ind w:leftChars="800" w:left="1680" w:rightChars="0" w:right="0"/>
      <w:jc w:val="both"/>
    </w:pPr>
    <w:rPr>
      <w:rFonts w:eastAsiaTheme="minorEastAsia"/>
      <w:sz w:val="21"/>
    </w:rPr>
  </w:style>
  <w:style w:type="paragraph" w:styleId="Web">
    <w:name w:val="Normal (Web)"/>
    <w:basedOn w:val="a0"/>
    <w:uiPriority w:val="99"/>
    <w:unhideWhenUsed/>
    <w:rsid w:val="00DD04A8"/>
    <w:pPr>
      <w:widowControl/>
      <w:snapToGrid/>
      <w:spacing w:before="100" w:beforeAutospacing="1" w:after="100" w:afterAutospacing="1"/>
      <w:ind w:leftChars="0" w:left="0" w:rightChars="0" w:right="0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73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3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1081868576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2DC0D34C-13D2-45AA-8338-D15DA58E6903}"/>
      </w:docPartPr>
      <w:docPartBody>
        <w:p w:rsidR="009024DA" w:rsidRDefault="008D2249">
          <w:r w:rsidRPr="00CF5B18">
            <w:rPr>
              <w:rStyle w:val="a3"/>
              <w:rFonts w:hint="eastAsia"/>
            </w:rPr>
            <w:t>ここをクリックして日付を入力してください。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revisionView w:inkAnnotations="0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D2249"/>
    <w:rsid w:val="00050CCF"/>
    <w:rsid w:val="000B2DEB"/>
    <w:rsid w:val="000E4EB1"/>
    <w:rsid w:val="00173930"/>
    <w:rsid w:val="0021184B"/>
    <w:rsid w:val="00227AF1"/>
    <w:rsid w:val="002364BE"/>
    <w:rsid w:val="002F32F9"/>
    <w:rsid w:val="003242B7"/>
    <w:rsid w:val="0038387A"/>
    <w:rsid w:val="0040778F"/>
    <w:rsid w:val="00457004"/>
    <w:rsid w:val="00480530"/>
    <w:rsid w:val="004D0D4E"/>
    <w:rsid w:val="005D222A"/>
    <w:rsid w:val="006A4BEB"/>
    <w:rsid w:val="006D402A"/>
    <w:rsid w:val="00764796"/>
    <w:rsid w:val="008959D7"/>
    <w:rsid w:val="008D2249"/>
    <w:rsid w:val="009024DA"/>
    <w:rsid w:val="00937310"/>
    <w:rsid w:val="009620F2"/>
    <w:rsid w:val="0097648A"/>
    <w:rsid w:val="009D762B"/>
    <w:rsid w:val="00AC5CBF"/>
    <w:rsid w:val="00BB3FA8"/>
    <w:rsid w:val="00C65772"/>
    <w:rsid w:val="00CC1CDF"/>
    <w:rsid w:val="00DE44A2"/>
    <w:rsid w:val="00E14EA6"/>
    <w:rsid w:val="00E93C80"/>
    <w:rsid w:val="00EC7BA1"/>
    <w:rsid w:val="00F73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7648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D224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57B633-9C9F-436E-84FE-CC1EC6042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1267</TotalTime>
  <Pages>22</Pages>
  <Words>698</Words>
  <Characters>3982</Characters>
  <Application>Microsoft Office Word</Application>
  <DocSecurity>0</DocSecurity>
  <Lines>33</Lines>
  <Paragraphs>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keywords/>
  <cp:lastModifiedBy>ta-ueda</cp:lastModifiedBy>
  <cp:revision>200</cp:revision>
  <cp:lastPrinted>2017-05-01T10:58:00Z</cp:lastPrinted>
  <dcterms:created xsi:type="dcterms:W3CDTF">2014-02-20T00:04:00Z</dcterms:created>
  <dcterms:modified xsi:type="dcterms:W3CDTF">2019-06-21T08:04:00Z</dcterms:modified>
</cp:coreProperties>
</file>