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ＭＳ Ｐ明朝" w:hAnsiTheme="minorHAnsi" w:cstheme="minorBidi"/>
          <w:b w:val="0"/>
          <w:bCs w:val="0"/>
          <w:color w:val="auto"/>
          <w:kern w:val="2"/>
          <w:sz w:val="20"/>
          <w:szCs w:val="22"/>
          <w:lang w:val="ja-JP"/>
        </w:rPr>
        <w:id w:val="-1964805373"/>
        <w:docPartObj>
          <w:docPartGallery w:val="Table of Contents"/>
          <w:docPartUnique/>
        </w:docPartObj>
      </w:sdtPr>
      <w:sdtContent>
        <w:p w:rsidR="00D5687B" w:rsidRDefault="00D5687B">
          <w:pPr>
            <w:pStyle w:val="af8"/>
            <w:ind w:left="100" w:right="100"/>
          </w:pPr>
          <w:r>
            <w:rPr>
              <w:lang w:val="ja-JP"/>
            </w:rPr>
            <w:t>目次</w:t>
          </w:r>
        </w:p>
        <w:p w:rsidR="003D7E2E" w:rsidRDefault="00D5687B">
          <w:pPr>
            <w:pStyle w:val="11"/>
            <w:tabs>
              <w:tab w:val="right" w:leader="dot" w:pos="10195"/>
            </w:tabs>
            <w:ind w:left="100" w:right="100"/>
            <w:rPr>
              <w:rFonts w:eastAsiaTheme="minorEastAsia"/>
              <w:noProof/>
              <w:sz w:val="21"/>
            </w:rPr>
          </w:pPr>
          <w:r>
            <w:fldChar w:fldCharType="begin"/>
          </w:r>
          <w:r>
            <w:instrText xml:space="preserve"> TOC \o "1-5" \h \z \u </w:instrText>
          </w:r>
          <w:r>
            <w:fldChar w:fldCharType="separate"/>
          </w:r>
          <w:hyperlink w:anchor="_Toc522271404" w:history="1">
            <w:r w:rsidR="003D7E2E" w:rsidRPr="00113800">
              <w:rPr>
                <w:rStyle w:val="af5"/>
                <w:rFonts w:hint="eastAsia"/>
                <w:noProof/>
              </w:rPr>
              <w:t>一般向け利用マニュアル</w:t>
            </w:r>
            <w:r w:rsidR="003D7E2E">
              <w:rPr>
                <w:noProof/>
                <w:webHidden/>
              </w:rPr>
              <w:tab/>
            </w:r>
            <w:r w:rsidR="003D7E2E">
              <w:rPr>
                <w:noProof/>
                <w:webHidden/>
              </w:rPr>
              <w:fldChar w:fldCharType="begin"/>
            </w:r>
            <w:r w:rsidR="003D7E2E">
              <w:rPr>
                <w:noProof/>
                <w:webHidden/>
              </w:rPr>
              <w:instrText xml:space="preserve"> PAGEREF _Toc522271404 \h </w:instrText>
            </w:r>
            <w:r w:rsidR="003D7E2E">
              <w:rPr>
                <w:noProof/>
                <w:webHidden/>
              </w:rPr>
            </w:r>
            <w:r w:rsidR="003D7E2E">
              <w:rPr>
                <w:noProof/>
                <w:webHidden/>
              </w:rPr>
              <w:fldChar w:fldCharType="separate"/>
            </w:r>
            <w:r w:rsidR="003D7E2E">
              <w:rPr>
                <w:noProof/>
                <w:webHidden/>
              </w:rPr>
              <w:t>3</w:t>
            </w:r>
            <w:r w:rsidR="003D7E2E">
              <w:rPr>
                <w:noProof/>
                <w:webHidden/>
              </w:rPr>
              <w:fldChar w:fldCharType="end"/>
            </w:r>
          </w:hyperlink>
        </w:p>
        <w:p w:rsidR="003D7E2E" w:rsidRDefault="00617500">
          <w:pPr>
            <w:pStyle w:val="41"/>
            <w:tabs>
              <w:tab w:val="right" w:leader="dot" w:pos="10195"/>
            </w:tabs>
            <w:ind w:left="600"/>
            <w:rPr>
              <w:noProof/>
            </w:rPr>
          </w:pPr>
          <w:hyperlink w:anchor="_Toc522271405" w:history="1">
            <w:r w:rsidR="003D7E2E" w:rsidRPr="00113800">
              <w:rPr>
                <w:rStyle w:val="af5"/>
                <w:rFonts w:hint="eastAsia"/>
                <w:noProof/>
              </w:rPr>
              <w:t>はじめに</w:t>
            </w:r>
            <w:r w:rsidR="003D7E2E">
              <w:rPr>
                <w:noProof/>
                <w:webHidden/>
              </w:rPr>
              <w:tab/>
            </w:r>
            <w:r w:rsidR="003D7E2E">
              <w:rPr>
                <w:noProof/>
                <w:webHidden/>
              </w:rPr>
              <w:fldChar w:fldCharType="begin"/>
            </w:r>
            <w:r w:rsidR="003D7E2E">
              <w:rPr>
                <w:noProof/>
                <w:webHidden/>
              </w:rPr>
              <w:instrText xml:space="preserve"> PAGEREF _Toc522271405 \h </w:instrText>
            </w:r>
            <w:r w:rsidR="003D7E2E">
              <w:rPr>
                <w:noProof/>
                <w:webHidden/>
              </w:rPr>
            </w:r>
            <w:r w:rsidR="003D7E2E">
              <w:rPr>
                <w:noProof/>
                <w:webHidden/>
              </w:rPr>
              <w:fldChar w:fldCharType="separate"/>
            </w:r>
            <w:r w:rsidR="003D7E2E">
              <w:rPr>
                <w:noProof/>
                <w:webHidden/>
              </w:rPr>
              <w:t>3</w:t>
            </w:r>
            <w:r w:rsidR="003D7E2E">
              <w:rPr>
                <w:noProof/>
                <w:webHidden/>
              </w:rPr>
              <w:fldChar w:fldCharType="end"/>
            </w:r>
          </w:hyperlink>
        </w:p>
        <w:p w:rsidR="003D7E2E" w:rsidRDefault="00617500">
          <w:pPr>
            <w:pStyle w:val="51"/>
            <w:tabs>
              <w:tab w:val="right" w:leader="dot" w:pos="10195"/>
            </w:tabs>
            <w:ind w:left="800"/>
            <w:rPr>
              <w:noProof/>
            </w:rPr>
          </w:pPr>
          <w:hyperlink w:anchor="_Toc522271406" w:history="1">
            <w:r w:rsidR="003D7E2E" w:rsidRPr="00113800">
              <w:rPr>
                <w:rStyle w:val="af5"/>
                <w:rFonts w:hint="eastAsia"/>
                <w:noProof/>
              </w:rPr>
              <w:t>システム概要</w:t>
            </w:r>
            <w:r w:rsidR="003D7E2E">
              <w:rPr>
                <w:noProof/>
                <w:webHidden/>
              </w:rPr>
              <w:tab/>
            </w:r>
            <w:r w:rsidR="003D7E2E">
              <w:rPr>
                <w:noProof/>
                <w:webHidden/>
              </w:rPr>
              <w:fldChar w:fldCharType="begin"/>
            </w:r>
            <w:r w:rsidR="003D7E2E">
              <w:rPr>
                <w:noProof/>
                <w:webHidden/>
              </w:rPr>
              <w:instrText xml:space="preserve"> PAGEREF _Toc522271406 \h </w:instrText>
            </w:r>
            <w:r w:rsidR="003D7E2E">
              <w:rPr>
                <w:noProof/>
                <w:webHidden/>
              </w:rPr>
            </w:r>
            <w:r w:rsidR="003D7E2E">
              <w:rPr>
                <w:noProof/>
                <w:webHidden/>
              </w:rPr>
              <w:fldChar w:fldCharType="separate"/>
            </w:r>
            <w:r w:rsidR="003D7E2E">
              <w:rPr>
                <w:noProof/>
                <w:webHidden/>
              </w:rPr>
              <w:t>3</w:t>
            </w:r>
            <w:r w:rsidR="003D7E2E">
              <w:rPr>
                <w:noProof/>
                <w:webHidden/>
              </w:rPr>
              <w:fldChar w:fldCharType="end"/>
            </w:r>
          </w:hyperlink>
        </w:p>
        <w:p w:rsidR="003D7E2E" w:rsidRDefault="00617500">
          <w:pPr>
            <w:pStyle w:val="51"/>
            <w:tabs>
              <w:tab w:val="right" w:leader="dot" w:pos="10195"/>
            </w:tabs>
            <w:ind w:left="800"/>
            <w:rPr>
              <w:noProof/>
            </w:rPr>
          </w:pPr>
          <w:hyperlink w:anchor="_Toc522271407" w:history="1">
            <w:r w:rsidR="003D7E2E" w:rsidRPr="00113800">
              <w:rPr>
                <w:rStyle w:val="af5"/>
                <w:rFonts w:hint="eastAsia"/>
                <w:noProof/>
              </w:rPr>
              <w:t>制限事項</w:t>
            </w:r>
            <w:r w:rsidR="003D7E2E">
              <w:rPr>
                <w:noProof/>
                <w:webHidden/>
              </w:rPr>
              <w:tab/>
            </w:r>
            <w:r w:rsidR="003D7E2E">
              <w:rPr>
                <w:noProof/>
                <w:webHidden/>
              </w:rPr>
              <w:fldChar w:fldCharType="begin"/>
            </w:r>
            <w:r w:rsidR="003D7E2E">
              <w:rPr>
                <w:noProof/>
                <w:webHidden/>
              </w:rPr>
              <w:instrText xml:space="preserve"> PAGEREF _Toc522271407 \h </w:instrText>
            </w:r>
            <w:r w:rsidR="003D7E2E">
              <w:rPr>
                <w:noProof/>
                <w:webHidden/>
              </w:rPr>
            </w:r>
            <w:r w:rsidR="003D7E2E">
              <w:rPr>
                <w:noProof/>
                <w:webHidden/>
              </w:rPr>
              <w:fldChar w:fldCharType="separate"/>
            </w:r>
            <w:r w:rsidR="003D7E2E">
              <w:rPr>
                <w:noProof/>
                <w:webHidden/>
              </w:rPr>
              <w:t>3</w:t>
            </w:r>
            <w:r w:rsidR="003D7E2E">
              <w:rPr>
                <w:noProof/>
                <w:webHidden/>
              </w:rPr>
              <w:fldChar w:fldCharType="end"/>
            </w:r>
          </w:hyperlink>
        </w:p>
        <w:p w:rsidR="003D7E2E" w:rsidRDefault="00617500">
          <w:pPr>
            <w:pStyle w:val="41"/>
            <w:tabs>
              <w:tab w:val="right" w:leader="dot" w:pos="10195"/>
            </w:tabs>
            <w:ind w:left="600"/>
            <w:rPr>
              <w:noProof/>
            </w:rPr>
          </w:pPr>
          <w:hyperlink w:anchor="_Toc522271408" w:history="1">
            <w:r w:rsidR="003D7E2E" w:rsidRPr="00113800">
              <w:rPr>
                <w:rStyle w:val="af5"/>
                <w:rFonts w:hint="eastAsia"/>
                <w:noProof/>
              </w:rPr>
              <w:t>ログイン</w:t>
            </w:r>
            <w:r w:rsidR="003D7E2E">
              <w:rPr>
                <w:noProof/>
                <w:webHidden/>
              </w:rPr>
              <w:tab/>
            </w:r>
            <w:r w:rsidR="003D7E2E">
              <w:rPr>
                <w:noProof/>
                <w:webHidden/>
              </w:rPr>
              <w:fldChar w:fldCharType="begin"/>
            </w:r>
            <w:r w:rsidR="003D7E2E">
              <w:rPr>
                <w:noProof/>
                <w:webHidden/>
              </w:rPr>
              <w:instrText xml:space="preserve"> PAGEREF _Toc522271408 \h </w:instrText>
            </w:r>
            <w:r w:rsidR="003D7E2E">
              <w:rPr>
                <w:noProof/>
                <w:webHidden/>
              </w:rPr>
            </w:r>
            <w:r w:rsidR="003D7E2E">
              <w:rPr>
                <w:noProof/>
                <w:webHidden/>
              </w:rPr>
              <w:fldChar w:fldCharType="separate"/>
            </w:r>
            <w:r w:rsidR="003D7E2E">
              <w:rPr>
                <w:noProof/>
                <w:webHidden/>
              </w:rPr>
              <w:t>3</w:t>
            </w:r>
            <w:r w:rsidR="003D7E2E">
              <w:rPr>
                <w:noProof/>
                <w:webHidden/>
              </w:rPr>
              <w:fldChar w:fldCharType="end"/>
            </w:r>
          </w:hyperlink>
        </w:p>
        <w:p w:rsidR="003D7E2E" w:rsidRDefault="00617500">
          <w:pPr>
            <w:pStyle w:val="51"/>
            <w:tabs>
              <w:tab w:val="right" w:leader="dot" w:pos="10195"/>
            </w:tabs>
            <w:ind w:left="800"/>
            <w:rPr>
              <w:noProof/>
            </w:rPr>
          </w:pPr>
          <w:hyperlink w:anchor="_Toc522271409" w:history="1">
            <w:r w:rsidR="003D7E2E" w:rsidRPr="00113800">
              <w:rPr>
                <w:rStyle w:val="af5"/>
                <w:rFonts w:hint="eastAsia"/>
                <w:noProof/>
              </w:rPr>
              <w:t>ログイン手順</w:t>
            </w:r>
            <w:r w:rsidR="003D7E2E">
              <w:rPr>
                <w:noProof/>
                <w:webHidden/>
              </w:rPr>
              <w:tab/>
            </w:r>
            <w:r w:rsidR="003D7E2E">
              <w:rPr>
                <w:noProof/>
                <w:webHidden/>
              </w:rPr>
              <w:fldChar w:fldCharType="begin"/>
            </w:r>
            <w:r w:rsidR="003D7E2E">
              <w:rPr>
                <w:noProof/>
                <w:webHidden/>
              </w:rPr>
              <w:instrText xml:space="preserve"> PAGEREF _Toc522271409 \h </w:instrText>
            </w:r>
            <w:r w:rsidR="003D7E2E">
              <w:rPr>
                <w:noProof/>
                <w:webHidden/>
              </w:rPr>
            </w:r>
            <w:r w:rsidR="003D7E2E">
              <w:rPr>
                <w:noProof/>
                <w:webHidden/>
              </w:rPr>
              <w:fldChar w:fldCharType="separate"/>
            </w:r>
            <w:r w:rsidR="003D7E2E">
              <w:rPr>
                <w:noProof/>
                <w:webHidden/>
              </w:rPr>
              <w:t>3</w:t>
            </w:r>
            <w:r w:rsidR="003D7E2E">
              <w:rPr>
                <w:noProof/>
                <w:webHidden/>
              </w:rPr>
              <w:fldChar w:fldCharType="end"/>
            </w:r>
          </w:hyperlink>
        </w:p>
        <w:p w:rsidR="003D7E2E" w:rsidRDefault="00617500">
          <w:pPr>
            <w:pStyle w:val="51"/>
            <w:tabs>
              <w:tab w:val="right" w:leader="dot" w:pos="10195"/>
            </w:tabs>
            <w:ind w:left="800"/>
            <w:rPr>
              <w:noProof/>
            </w:rPr>
          </w:pPr>
          <w:hyperlink w:anchor="_Toc522271410" w:history="1">
            <w:r w:rsidR="003D7E2E" w:rsidRPr="00113800">
              <w:rPr>
                <w:rStyle w:val="af5"/>
                <w:rFonts w:hint="eastAsia"/>
                <w:noProof/>
              </w:rPr>
              <w:t>ログインができない時</w:t>
            </w:r>
            <w:r w:rsidR="003D7E2E">
              <w:rPr>
                <w:noProof/>
                <w:webHidden/>
              </w:rPr>
              <w:tab/>
            </w:r>
            <w:r w:rsidR="003D7E2E">
              <w:rPr>
                <w:noProof/>
                <w:webHidden/>
              </w:rPr>
              <w:fldChar w:fldCharType="begin"/>
            </w:r>
            <w:r w:rsidR="003D7E2E">
              <w:rPr>
                <w:noProof/>
                <w:webHidden/>
              </w:rPr>
              <w:instrText xml:space="preserve"> PAGEREF _Toc522271410 \h </w:instrText>
            </w:r>
            <w:r w:rsidR="003D7E2E">
              <w:rPr>
                <w:noProof/>
                <w:webHidden/>
              </w:rPr>
            </w:r>
            <w:r w:rsidR="003D7E2E">
              <w:rPr>
                <w:noProof/>
                <w:webHidden/>
              </w:rPr>
              <w:fldChar w:fldCharType="separate"/>
            </w:r>
            <w:r w:rsidR="003D7E2E">
              <w:rPr>
                <w:noProof/>
                <w:webHidden/>
              </w:rPr>
              <w:t>3</w:t>
            </w:r>
            <w:r w:rsidR="003D7E2E">
              <w:rPr>
                <w:noProof/>
                <w:webHidden/>
              </w:rPr>
              <w:fldChar w:fldCharType="end"/>
            </w:r>
          </w:hyperlink>
        </w:p>
        <w:p w:rsidR="003D7E2E" w:rsidRDefault="00617500">
          <w:pPr>
            <w:pStyle w:val="41"/>
            <w:tabs>
              <w:tab w:val="right" w:leader="dot" w:pos="10195"/>
            </w:tabs>
            <w:ind w:left="600"/>
            <w:rPr>
              <w:noProof/>
            </w:rPr>
          </w:pPr>
          <w:hyperlink w:anchor="_Toc522271411" w:history="1">
            <w:r w:rsidR="003D7E2E" w:rsidRPr="00113800">
              <w:rPr>
                <w:rStyle w:val="af5"/>
                <w:rFonts w:hint="eastAsia"/>
                <w:noProof/>
              </w:rPr>
              <w:t>メニュー</w:t>
            </w:r>
            <w:r w:rsidR="003D7E2E">
              <w:rPr>
                <w:noProof/>
                <w:webHidden/>
              </w:rPr>
              <w:tab/>
            </w:r>
            <w:r w:rsidR="003D7E2E">
              <w:rPr>
                <w:noProof/>
                <w:webHidden/>
              </w:rPr>
              <w:fldChar w:fldCharType="begin"/>
            </w:r>
            <w:r w:rsidR="003D7E2E">
              <w:rPr>
                <w:noProof/>
                <w:webHidden/>
              </w:rPr>
              <w:instrText xml:space="preserve"> PAGEREF _Toc522271411 \h </w:instrText>
            </w:r>
            <w:r w:rsidR="003D7E2E">
              <w:rPr>
                <w:noProof/>
                <w:webHidden/>
              </w:rPr>
            </w:r>
            <w:r w:rsidR="003D7E2E">
              <w:rPr>
                <w:noProof/>
                <w:webHidden/>
              </w:rPr>
              <w:fldChar w:fldCharType="separate"/>
            </w:r>
            <w:r w:rsidR="003D7E2E">
              <w:rPr>
                <w:noProof/>
                <w:webHidden/>
              </w:rPr>
              <w:t>5</w:t>
            </w:r>
            <w:r w:rsidR="003D7E2E">
              <w:rPr>
                <w:noProof/>
                <w:webHidden/>
              </w:rPr>
              <w:fldChar w:fldCharType="end"/>
            </w:r>
          </w:hyperlink>
        </w:p>
        <w:p w:rsidR="003D7E2E" w:rsidRDefault="00617500">
          <w:pPr>
            <w:pStyle w:val="51"/>
            <w:tabs>
              <w:tab w:val="right" w:leader="dot" w:pos="10195"/>
            </w:tabs>
            <w:ind w:left="800"/>
            <w:rPr>
              <w:noProof/>
            </w:rPr>
          </w:pPr>
          <w:hyperlink w:anchor="_Toc522271412" w:history="1">
            <w:r w:rsidR="003D7E2E" w:rsidRPr="00113800">
              <w:rPr>
                <w:rStyle w:val="af5"/>
                <w:rFonts w:hint="eastAsia"/>
                <w:noProof/>
              </w:rPr>
              <w:t>「権限解除のご連絡」が表示された場合</w:t>
            </w:r>
            <w:r w:rsidR="003D7E2E">
              <w:rPr>
                <w:noProof/>
                <w:webHidden/>
              </w:rPr>
              <w:tab/>
            </w:r>
            <w:r w:rsidR="003D7E2E">
              <w:rPr>
                <w:noProof/>
                <w:webHidden/>
              </w:rPr>
              <w:fldChar w:fldCharType="begin"/>
            </w:r>
            <w:r w:rsidR="003D7E2E">
              <w:rPr>
                <w:noProof/>
                <w:webHidden/>
              </w:rPr>
              <w:instrText xml:space="preserve"> PAGEREF _Toc522271412 \h </w:instrText>
            </w:r>
            <w:r w:rsidR="003D7E2E">
              <w:rPr>
                <w:noProof/>
                <w:webHidden/>
              </w:rPr>
            </w:r>
            <w:r w:rsidR="003D7E2E">
              <w:rPr>
                <w:noProof/>
                <w:webHidden/>
              </w:rPr>
              <w:fldChar w:fldCharType="separate"/>
            </w:r>
            <w:r w:rsidR="003D7E2E">
              <w:rPr>
                <w:noProof/>
                <w:webHidden/>
              </w:rPr>
              <w:t>5</w:t>
            </w:r>
            <w:r w:rsidR="003D7E2E">
              <w:rPr>
                <w:noProof/>
                <w:webHidden/>
              </w:rPr>
              <w:fldChar w:fldCharType="end"/>
            </w:r>
          </w:hyperlink>
        </w:p>
        <w:p w:rsidR="003D7E2E" w:rsidRDefault="00617500">
          <w:pPr>
            <w:pStyle w:val="51"/>
            <w:tabs>
              <w:tab w:val="right" w:leader="dot" w:pos="10195"/>
            </w:tabs>
            <w:ind w:left="800"/>
            <w:rPr>
              <w:noProof/>
            </w:rPr>
          </w:pPr>
          <w:hyperlink w:anchor="_Toc522271413" w:history="1">
            <w:r w:rsidR="003D7E2E" w:rsidRPr="00113800">
              <w:rPr>
                <w:rStyle w:val="af5"/>
                <w:rFonts w:hint="eastAsia"/>
                <w:noProof/>
              </w:rPr>
              <w:t>メニューバー（メニュー）</w:t>
            </w:r>
            <w:r w:rsidR="003D7E2E">
              <w:rPr>
                <w:noProof/>
                <w:webHidden/>
              </w:rPr>
              <w:tab/>
            </w:r>
            <w:r w:rsidR="003D7E2E">
              <w:rPr>
                <w:noProof/>
                <w:webHidden/>
              </w:rPr>
              <w:fldChar w:fldCharType="begin"/>
            </w:r>
            <w:r w:rsidR="003D7E2E">
              <w:rPr>
                <w:noProof/>
                <w:webHidden/>
              </w:rPr>
              <w:instrText xml:space="preserve"> PAGEREF _Toc522271413 \h </w:instrText>
            </w:r>
            <w:r w:rsidR="003D7E2E">
              <w:rPr>
                <w:noProof/>
                <w:webHidden/>
              </w:rPr>
            </w:r>
            <w:r w:rsidR="003D7E2E">
              <w:rPr>
                <w:noProof/>
                <w:webHidden/>
              </w:rPr>
              <w:fldChar w:fldCharType="separate"/>
            </w:r>
            <w:r w:rsidR="003D7E2E">
              <w:rPr>
                <w:noProof/>
                <w:webHidden/>
              </w:rPr>
              <w:t>6</w:t>
            </w:r>
            <w:r w:rsidR="003D7E2E">
              <w:rPr>
                <w:noProof/>
                <w:webHidden/>
              </w:rPr>
              <w:fldChar w:fldCharType="end"/>
            </w:r>
          </w:hyperlink>
        </w:p>
        <w:p w:rsidR="003D7E2E" w:rsidRDefault="00617500">
          <w:pPr>
            <w:pStyle w:val="51"/>
            <w:tabs>
              <w:tab w:val="right" w:leader="dot" w:pos="10195"/>
            </w:tabs>
            <w:ind w:left="800"/>
            <w:rPr>
              <w:noProof/>
            </w:rPr>
          </w:pPr>
          <w:hyperlink w:anchor="_Toc522271414" w:history="1">
            <w:r w:rsidR="003D7E2E" w:rsidRPr="00113800">
              <w:rPr>
                <w:rStyle w:val="af5"/>
                <w:rFonts w:hint="eastAsia"/>
                <w:noProof/>
              </w:rPr>
              <w:t>メニューバー（お気に入り）</w:t>
            </w:r>
            <w:r w:rsidR="003D7E2E">
              <w:rPr>
                <w:noProof/>
                <w:webHidden/>
              </w:rPr>
              <w:tab/>
            </w:r>
            <w:r w:rsidR="003D7E2E">
              <w:rPr>
                <w:noProof/>
                <w:webHidden/>
              </w:rPr>
              <w:fldChar w:fldCharType="begin"/>
            </w:r>
            <w:r w:rsidR="003D7E2E">
              <w:rPr>
                <w:noProof/>
                <w:webHidden/>
              </w:rPr>
              <w:instrText xml:space="preserve"> PAGEREF _Toc522271414 \h </w:instrText>
            </w:r>
            <w:r w:rsidR="003D7E2E">
              <w:rPr>
                <w:noProof/>
                <w:webHidden/>
              </w:rPr>
            </w:r>
            <w:r w:rsidR="003D7E2E">
              <w:rPr>
                <w:noProof/>
                <w:webHidden/>
              </w:rPr>
              <w:fldChar w:fldCharType="separate"/>
            </w:r>
            <w:r w:rsidR="003D7E2E">
              <w:rPr>
                <w:noProof/>
                <w:webHidden/>
              </w:rPr>
              <w:t>6</w:t>
            </w:r>
            <w:r w:rsidR="003D7E2E">
              <w:rPr>
                <w:noProof/>
                <w:webHidden/>
              </w:rPr>
              <w:fldChar w:fldCharType="end"/>
            </w:r>
          </w:hyperlink>
        </w:p>
        <w:p w:rsidR="003D7E2E" w:rsidRDefault="00617500">
          <w:pPr>
            <w:pStyle w:val="51"/>
            <w:tabs>
              <w:tab w:val="right" w:leader="dot" w:pos="10195"/>
            </w:tabs>
            <w:ind w:left="800"/>
            <w:rPr>
              <w:noProof/>
            </w:rPr>
          </w:pPr>
          <w:hyperlink w:anchor="_Toc522271415" w:history="1">
            <w:r w:rsidR="003D7E2E" w:rsidRPr="00113800">
              <w:rPr>
                <w:rStyle w:val="af5"/>
                <w:rFonts w:hint="eastAsia"/>
                <w:noProof/>
              </w:rPr>
              <w:t>メニューバー（表示）</w:t>
            </w:r>
            <w:r w:rsidR="003D7E2E">
              <w:rPr>
                <w:noProof/>
                <w:webHidden/>
              </w:rPr>
              <w:tab/>
            </w:r>
            <w:r w:rsidR="003D7E2E">
              <w:rPr>
                <w:noProof/>
                <w:webHidden/>
              </w:rPr>
              <w:fldChar w:fldCharType="begin"/>
            </w:r>
            <w:r w:rsidR="003D7E2E">
              <w:rPr>
                <w:noProof/>
                <w:webHidden/>
              </w:rPr>
              <w:instrText xml:space="preserve"> PAGEREF _Toc522271415 \h </w:instrText>
            </w:r>
            <w:r w:rsidR="003D7E2E">
              <w:rPr>
                <w:noProof/>
                <w:webHidden/>
              </w:rPr>
            </w:r>
            <w:r w:rsidR="003D7E2E">
              <w:rPr>
                <w:noProof/>
                <w:webHidden/>
              </w:rPr>
              <w:fldChar w:fldCharType="separate"/>
            </w:r>
            <w:r w:rsidR="003D7E2E">
              <w:rPr>
                <w:noProof/>
                <w:webHidden/>
              </w:rPr>
              <w:t>6</w:t>
            </w:r>
            <w:r w:rsidR="003D7E2E">
              <w:rPr>
                <w:noProof/>
                <w:webHidden/>
              </w:rPr>
              <w:fldChar w:fldCharType="end"/>
            </w:r>
          </w:hyperlink>
        </w:p>
        <w:p w:rsidR="003D7E2E" w:rsidRDefault="00617500">
          <w:pPr>
            <w:pStyle w:val="51"/>
            <w:tabs>
              <w:tab w:val="right" w:leader="dot" w:pos="10195"/>
            </w:tabs>
            <w:ind w:left="800"/>
            <w:rPr>
              <w:noProof/>
            </w:rPr>
          </w:pPr>
          <w:hyperlink w:anchor="_Toc522271416" w:history="1">
            <w:r w:rsidR="003D7E2E" w:rsidRPr="00113800">
              <w:rPr>
                <w:rStyle w:val="af5"/>
                <w:rFonts w:hint="eastAsia"/>
                <w:noProof/>
              </w:rPr>
              <w:t>メニューバー（ヘルプ）</w:t>
            </w:r>
            <w:r w:rsidR="003D7E2E">
              <w:rPr>
                <w:noProof/>
                <w:webHidden/>
              </w:rPr>
              <w:tab/>
            </w:r>
            <w:r w:rsidR="003D7E2E">
              <w:rPr>
                <w:noProof/>
                <w:webHidden/>
              </w:rPr>
              <w:fldChar w:fldCharType="begin"/>
            </w:r>
            <w:r w:rsidR="003D7E2E">
              <w:rPr>
                <w:noProof/>
                <w:webHidden/>
              </w:rPr>
              <w:instrText xml:space="preserve"> PAGEREF _Toc522271416 \h </w:instrText>
            </w:r>
            <w:r w:rsidR="003D7E2E">
              <w:rPr>
                <w:noProof/>
                <w:webHidden/>
              </w:rPr>
            </w:r>
            <w:r w:rsidR="003D7E2E">
              <w:rPr>
                <w:noProof/>
                <w:webHidden/>
              </w:rPr>
              <w:fldChar w:fldCharType="separate"/>
            </w:r>
            <w:r w:rsidR="003D7E2E">
              <w:rPr>
                <w:noProof/>
                <w:webHidden/>
              </w:rPr>
              <w:t>7</w:t>
            </w:r>
            <w:r w:rsidR="003D7E2E">
              <w:rPr>
                <w:noProof/>
                <w:webHidden/>
              </w:rPr>
              <w:fldChar w:fldCharType="end"/>
            </w:r>
          </w:hyperlink>
        </w:p>
        <w:p w:rsidR="003D7E2E" w:rsidRDefault="00617500">
          <w:pPr>
            <w:pStyle w:val="51"/>
            <w:tabs>
              <w:tab w:val="right" w:leader="dot" w:pos="10195"/>
            </w:tabs>
            <w:ind w:left="800"/>
            <w:rPr>
              <w:noProof/>
            </w:rPr>
          </w:pPr>
          <w:hyperlink w:anchor="_Toc522271417" w:history="1">
            <w:r w:rsidR="003D7E2E" w:rsidRPr="00113800">
              <w:rPr>
                <w:rStyle w:val="af5"/>
                <w:rFonts w:hint="eastAsia"/>
                <w:noProof/>
              </w:rPr>
              <w:t>メニューバー（ログオフ）</w:t>
            </w:r>
            <w:r w:rsidR="003D7E2E">
              <w:rPr>
                <w:noProof/>
                <w:webHidden/>
              </w:rPr>
              <w:tab/>
            </w:r>
            <w:r w:rsidR="003D7E2E">
              <w:rPr>
                <w:noProof/>
                <w:webHidden/>
              </w:rPr>
              <w:fldChar w:fldCharType="begin"/>
            </w:r>
            <w:r w:rsidR="003D7E2E">
              <w:rPr>
                <w:noProof/>
                <w:webHidden/>
              </w:rPr>
              <w:instrText xml:space="preserve"> PAGEREF _Toc522271417 \h </w:instrText>
            </w:r>
            <w:r w:rsidR="003D7E2E">
              <w:rPr>
                <w:noProof/>
                <w:webHidden/>
              </w:rPr>
            </w:r>
            <w:r w:rsidR="003D7E2E">
              <w:rPr>
                <w:noProof/>
                <w:webHidden/>
              </w:rPr>
              <w:fldChar w:fldCharType="separate"/>
            </w:r>
            <w:r w:rsidR="003D7E2E">
              <w:rPr>
                <w:noProof/>
                <w:webHidden/>
              </w:rPr>
              <w:t>7</w:t>
            </w:r>
            <w:r w:rsidR="003D7E2E">
              <w:rPr>
                <w:noProof/>
                <w:webHidden/>
              </w:rPr>
              <w:fldChar w:fldCharType="end"/>
            </w:r>
          </w:hyperlink>
        </w:p>
        <w:p w:rsidR="003D7E2E" w:rsidRDefault="00617500">
          <w:pPr>
            <w:pStyle w:val="51"/>
            <w:tabs>
              <w:tab w:val="right" w:leader="dot" w:pos="10195"/>
            </w:tabs>
            <w:ind w:left="800"/>
            <w:rPr>
              <w:noProof/>
            </w:rPr>
          </w:pPr>
          <w:hyperlink w:anchor="_Toc522271418" w:history="1">
            <w:r w:rsidR="003D7E2E" w:rsidRPr="00113800">
              <w:rPr>
                <w:rStyle w:val="af5"/>
                <w:rFonts w:hint="eastAsia"/>
                <w:noProof/>
              </w:rPr>
              <w:t>各画面のお気に入り</w:t>
            </w:r>
            <w:r w:rsidR="003D7E2E">
              <w:rPr>
                <w:noProof/>
                <w:webHidden/>
              </w:rPr>
              <w:tab/>
            </w:r>
            <w:r w:rsidR="003D7E2E">
              <w:rPr>
                <w:noProof/>
                <w:webHidden/>
              </w:rPr>
              <w:fldChar w:fldCharType="begin"/>
            </w:r>
            <w:r w:rsidR="003D7E2E">
              <w:rPr>
                <w:noProof/>
                <w:webHidden/>
              </w:rPr>
              <w:instrText xml:space="preserve"> PAGEREF _Toc522271418 \h </w:instrText>
            </w:r>
            <w:r w:rsidR="003D7E2E">
              <w:rPr>
                <w:noProof/>
                <w:webHidden/>
              </w:rPr>
            </w:r>
            <w:r w:rsidR="003D7E2E">
              <w:rPr>
                <w:noProof/>
                <w:webHidden/>
              </w:rPr>
              <w:fldChar w:fldCharType="separate"/>
            </w:r>
            <w:r w:rsidR="003D7E2E">
              <w:rPr>
                <w:noProof/>
                <w:webHidden/>
              </w:rPr>
              <w:t>8</w:t>
            </w:r>
            <w:r w:rsidR="003D7E2E">
              <w:rPr>
                <w:noProof/>
                <w:webHidden/>
              </w:rPr>
              <w:fldChar w:fldCharType="end"/>
            </w:r>
          </w:hyperlink>
        </w:p>
        <w:p w:rsidR="003D7E2E" w:rsidRDefault="00617500">
          <w:pPr>
            <w:pStyle w:val="51"/>
            <w:tabs>
              <w:tab w:val="right" w:leader="dot" w:pos="10195"/>
            </w:tabs>
            <w:ind w:left="800"/>
            <w:rPr>
              <w:noProof/>
            </w:rPr>
          </w:pPr>
          <w:hyperlink w:anchor="_Toc522271419" w:history="1">
            <w:r w:rsidR="003D7E2E" w:rsidRPr="00113800">
              <w:rPr>
                <w:rStyle w:val="af5"/>
                <w:rFonts w:hint="eastAsia"/>
                <w:noProof/>
              </w:rPr>
              <w:t>車両検索タブ</w:t>
            </w:r>
            <w:r w:rsidR="003D7E2E">
              <w:rPr>
                <w:noProof/>
                <w:webHidden/>
              </w:rPr>
              <w:tab/>
            </w:r>
            <w:r w:rsidR="003D7E2E">
              <w:rPr>
                <w:noProof/>
                <w:webHidden/>
              </w:rPr>
              <w:fldChar w:fldCharType="begin"/>
            </w:r>
            <w:r w:rsidR="003D7E2E">
              <w:rPr>
                <w:noProof/>
                <w:webHidden/>
              </w:rPr>
              <w:instrText xml:space="preserve"> PAGEREF _Toc522271419 \h </w:instrText>
            </w:r>
            <w:r w:rsidR="003D7E2E">
              <w:rPr>
                <w:noProof/>
                <w:webHidden/>
              </w:rPr>
            </w:r>
            <w:r w:rsidR="003D7E2E">
              <w:rPr>
                <w:noProof/>
                <w:webHidden/>
              </w:rPr>
              <w:fldChar w:fldCharType="separate"/>
            </w:r>
            <w:r w:rsidR="003D7E2E">
              <w:rPr>
                <w:noProof/>
                <w:webHidden/>
              </w:rPr>
              <w:t>8</w:t>
            </w:r>
            <w:r w:rsidR="003D7E2E">
              <w:rPr>
                <w:noProof/>
                <w:webHidden/>
              </w:rPr>
              <w:fldChar w:fldCharType="end"/>
            </w:r>
          </w:hyperlink>
        </w:p>
        <w:p w:rsidR="003D7E2E" w:rsidRDefault="00617500">
          <w:pPr>
            <w:pStyle w:val="51"/>
            <w:tabs>
              <w:tab w:val="right" w:leader="dot" w:pos="10195"/>
            </w:tabs>
            <w:ind w:left="800"/>
            <w:rPr>
              <w:noProof/>
            </w:rPr>
          </w:pPr>
          <w:hyperlink w:anchor="_Toc522271420" w:history="1">
            <w:r w:rsidR="003D7E2E" w:rsidRPr="00113800">
              <w:rPr>
                <w:rStyle w:val="af5"/>
                <w:rFonts w:hint="eastAsia"/>
                <w:noProof/>
              </w:rPr>
              <w:t>予約済み一覧（カーシェア＆外製車）タブ</w:t>
            </w:r>
            <w:r w:rsidR="003D7E2E">
              <w:rPr>
                <w:noProof/>
                <w:webHidden/>
              </w:rPr>
              <w:tab/>
            </w:r>
            <w:r w:rsidR="003D7E2E">
              <w:rPr>
                <w:noProof/>
                <w:webHidden/>
              </w:rPr>
              <w:fldChar w:fldCharType="begin"/>
            </w:r>
            <w:r w:rsidR="003D7E2E">
              <w:rPr>
                <w:noProof/>
                <w:webHidden/>
              </w:rPr>
              <w:instrText xml:space="preserve"> PAGEREF _Toc522271420 \h </w:instrText>
            </w:r>
            <w:r w:rsidR="003D7E2E">
              <w:rPr>
                <w:noProof/>
                <w:webHidden/>
              </w:rPr>
            </w:r>
            <w:r w:rsidR="003D7E2E">
              <w:rPr>
                <w:noProof/>
                <w:webHidden/>
              </w:rPr>
              <w:fldChar w:fldCharType="separate"/>
            </w:r>
            <w:r w:rsidR="003D7E2E">
              <w:rPr>
                <w:noProof/>
                <w:webHidden/>
              </w:rPr>
              <w:t>9</w:t>
            </w:r>
            <w:r w:rsidR="003D7E2E">
              <w:rPr>
                <w:noProof/>
                <w:webHidden/>
              </w:rPr>
              <w:fldChar w:fldCharType="end"/>
            </w:r>
          </w:hyperlink>
        </w:p>
        <w:p w:rsidR="003D7E2E" w:rsidRDefault="00617500">
          <w:pPr>
            <w:pStyle w:val="41"/>
            <w:tabs>
              <w:tab w:val="right" w:leader="dot" w:pos="10195"/>
            </w:tabs>
            <w:ind w:left="600"/>
            <w:rPr>
              <w:noProof/>
            </w:rPr>
          </w:pPr>
          <w:hyperlink w:anchor="_Toc522271421" w:history="1">
            <w:r w:rsidR="003D7E2E" w:rsidRPr="00113800">
              <w:rPr>
                <w:rStyle w:val="af5"/>
                <w:rFonts w:hint="eastAsia"/>
                <w:noProof/>
              </w:rPr>
              <w:t>試験車日程</w:t>
            </w:r>
            <w:r w:rsidR="003D7E2E">
              <w:rPr>
                <w:noProof/>
                <w:webHidden/>
              </w:rPr>
              <w:tab/>
            </w:r>
            <w:r w:rsidR="003D7E2E">
              <w:rPr>
                <w:noProof/>
                <w:webHidden/>
              </w:rPr>
              <w:fldChar w:fldCharType="begin"/>
            </w:r>
            <w:r w:rsidR="003D7E2E">
              <w:rPr>
                <w:noProof/>
                <w:webHidden/>
              </w:rPr>
              <w:instrText xml:space="preserve"> PAGEREF _Toc522271421 \h </w:instrText>
            </w:r>
            <w:r w:rsidR="003D7E2E">
              <w:rPr>
                <w:noProof/>
                <w:webHidden/>
              </w:rPr>
            </w:r>
            <w:r w:rsidR="003D7E2E">
              <w:rPr>
                <w:noProof/>
                <w:webHidden/>
              </w:rPr>
              <w:fldChar w:fldCharType="separate"/>
            </w:r>
            <w:r w:rsidR="003D7E2E">
              <w:rPr>
                <w:noProof/>
                <w:webHidden/>
              </w:rPr>
              <w:t>9</w:t>
            </w:r>
            <w:r w:rsidR="003D7E2E">
              <w:rPr>
                <w:noProof/>
                <w:webHidden/>
              </w:rPr>
              <w:fldChar w:fldCharType="end"/>
            </w:r>
          </w:hyperlink>
        </w:p>
        <w:p w:rsidR="003D7E2E" w:rsidRDefault="00617500">
          <w:pPr>
            <w:pStyle w:val="51"/>
            <w:tabs>
              <w:tab w:val="right" w:leader="dot" w:pos="10195"/>
            </w:tabs>
            <w:ind w:left="800"/>
            <w:rPr>
              <w:noProof/>
            </w:rPr>
          </w:pPr>
          <w:hyperlink w:anchor="_Toc522271422" w:history="1">
            <w:r w:rsidR="003D7E2E" w:rsidRPr="00113800">
              <w:rPr>
                <w:rStyle w:val="af5"/>
                <w:rFonts w:hint="eastAsia"/>
                <w:noProof/>
              </w:rPr>
              <w:t>スケジュールの登録方法</w:t>
            </w:r>
            <w:r w:rsidR="003D7E2E">
              <w:rPr>
                <w:noProof/>
                <w:webHidden/>
              </w:rPr>
              <w:tab/>
            </w:r>
            <w:r w:rsidR="003D7E2E">
              <w:rPr>
                <w:noProof/>
                <w:webHidden/>
              </w:rPr>
              <w:fldChar w:fldCharType="begin"/>
            </w:r>
            <w:r w:rsidR="003D7E2E">
              <w:rPr>
                <w:noProof/>
                <w:webHidden/>
              </w:rPr>
              <w:instrText xml:space="preserve"> PAGEREF _Toc522271422 \h </w:instrText>
            </w:r>
            <w:r w:rsidR="003D7E2E">
              <w:rPr>
                <w:noProof/>
                <w:webHidden/>
              </w:rPr>
            </w:r>
            <w:r w:rsidR="003D7E2E">
              <w:rPr>
                <w:noProof/>
                <w:webHidden/>
              </w:rPr>
              <w:fldChar w:fldCharType="separate"/>
            </w:r>
            <w:r w:rsidR="003D7E2E">
              <w:rPr>
                <w:noProof/>
                <w:webHidden/>
              </w:rPr>
              <w:t>10</w:t>
            </w:r>
            <w:r w:rsidR="003D7E2E">
              <w:rPr>
                <w:noProof/>
                <w:webHidden/>
              </w:rPr>
              <w:fldChar w:fldCharType="end"/>
            </w:r>
          </w:hyperlink>
        </w:p>
        <w:p w:rsidR="003D7E2E" w:rsidRDefault="00617500">
          <w:pPr>
            <w:pStyle w:val="51"/>
            <w:tabs>
              <w:tab w:val="right" w:leader="dot" w:pos="10195"/>
            </w:tabs>
            <w:ind w:left="800"/>
            <w:rPr>
              <w:noProof/>
            </w:rPr>
          </w:pPr>
          <w:hyperlink w:anchor="_Toc522271423" w:history="1">
            <w:r w:rsidR="003D7E2E" w:rsidRPr="00113800">
              <w:rPr>
                <w:rStyle w:val="af5"/>
                <w:rFonts w:hint="eastAsia"/>
                <w:noProof/>
              </w:rPr>
              <w:t>スケジュールの変更</w:t>
            </w:r>
            <w:r w:rsidR="003D7E2E">
              <w:rPr>
                <w:noProof/>
                <w:webHidden/>
              </w:rPr>
              <w:tab/>
            </w:r>
            <w:r w:rsidR="003D7E2E">
              <w:rPr>
                <w:noProof/>
                <w:webHidden/>
              </w:rPr>
              <w:fldChar w:fldCharType="begin"/>
            </w:r>
            <w:r w:rsidR="003D7E2E">
              <w:rPr>
                <w:noProof/>
                <w:webHidden/>
              </w:rPr>
              <w:instrText xml:space="preserve"> PAGEREF _Toc522271423 \h </w:instrText>
            </w:r>
            <w:r w:rsidR="003D7E2E">
              <w:rPr>
                <w:noProof/>
                <w:webHidden/>
              </w:rPr>
            </w:r>
            <w:r w:rsidR="003D7E2E">
              <w:rPr>
                <w:noProof/>
                <w:webHidden/>
              </w:rPr>
              <w:fldChar w:fldCharType="separate"/>
            </w:r>
            <w:r w:rsidR="003D7E2E">
              <w:rPr>
                <w:noProof/>
                <w:webHidden/>
              </w:rPr>
              <w:t>12</w:t>
            </w:r>
            <w:r w:rsidR="003D7E2E">
              <w:rPr>
                <w:noProof/>
                <w:webHidden/>
              </w:rPr>
              <w:fldChar w:fldCharType="end"/>
            </w:r>
          </w:hyperlink>
        </w:p>
        <w:p w:rsidR="003D7E2E" w:rsidRDefault="00617500">
          <w:pPr>
            <w:pStyle w:val="51"/>
            <w:tabs>
              <w:tab w:val="right" w:leader="dot" w:pos="10195"/>
            </w:tabs>
            <w:ind w:left="800"/>
            <w:rPr>
              <w:noProof/>
            </w:rPr>
          </w:pPr>
          <w:hyperlink w:anchor="_Toc522271424" w:history="1">
            <w:r w:rsidR="003D7E2E" w:rsidRPr="00113800">
              <w:rPr>
                <w:rStyle w:val="af5"/>
                <w:rFonts w:hint="eastAsia"/>
                <w:noProof/>
              </w:rPr>
              <w:t>スケジュールの削除</w:t>
            </w:r>
            <w:r w:rsidR="003D7E2E">
              <w:rPr>
                <w:noProof/>
                <w:webHidden/>
              </w:rPr>
              <w:tab/>
            </w:r>
            <w:r w:rsidR="003D7E2E">
              <w:rPr>
                <w:noProof/>
                <w:webHidden/>
              </w:rPr>
              <w:fldChar w:fldCharType="begin"/>
            </w:r>
            <w:r w:rsidR="003D7E2E">
              <w:rPr>
                <w:noProof/>
                <w:webHidden/>
              </w:rPr>
              <w:instrText xml:space="preserve"> PAGEREF _Toc522271424 \h </w:instrText>
            </w:r>
            <w:r w:rsidR="003D7E2E">
              <w:rPr>
                <w:noProof/>
                <w:webHidden/>
              </w:rPr>
            </w:r>
            <w:r w:rsidR="003D7E2E">
              <w:rPr>
                <w:noProof/>
                <w:webHidden/>
              </w:rPr>
              <w:fldChar w:fldCharType="separate"/>
            </w:r>
            <w:r w:rsidR="003D7E2E">
              <w:rPr>
                <w:noProof/>
                <w:webHidden/>
              </w:rPr>
              <w:t>13</w:t>
            </w:r>
            <w:r w:rsidR="003D7E2E">
              <w:rPr>
                <w:noProof/>
                <w:webHidden/>
              </w:rPr>
              <w:fldChar w:fldCharType="end"/>
            </w:r>
          </w:hyperlink>
        </w:p>
        <w:p w:rsidR="003D7E2E" w:rsidRDefault="00617500">
          <w:pPr>
            <w:pStyle w:val="51"/>
            <w:tabs>
              <w:tab w:val="right" w:leader="dot" w:pos="10195"/>
            </w:tabs>
            <w:ind w:left="800"/>
            <w:rPr>
              <w:noProof/>
            </w:rPr>
          </w:pPr>
          <w:hyperlink w:anchor="_Toc522271425" w:history="1">
            <w:r w:rsidR="003D7E2E" w:rsidRPr="00113800">
              <w:rPr>
                <w:rStyle w:val="af5"/>
                <w:rFonts w:hint="eastAsia"/>
                <w:noProof/>
              </w:rPr>
              <w:t>作業履歴の管理</w:t>
            </w:r>
            <w:r w:rsidR="003D7E2E">
              <w:rPr>
                <w:noProof/>
                <w:webHidden/>
              </w:rPr>
              <w:tab/>
            </w:r>
            <w:r w:rsidR="003D7E2E">
              <w:rPr>
                <w:noProof/>
                <w:webHidden/>
              </w:rPr>
              <w:fldChar w:fldCharType="begin"/>
            </w:r>
            <w:r w:rsidR="003D7E2E">
              <w:rPr>
                <w:noProof/>
                <w:webHidden/>
              </w:rPr>
              <w:instrText xml:space="preserve"> PAGEREF _Toc522271425 \h </w:instrText>
            </w:r>
            <w:r w:rsidR="003D7E2E">
              <w:rPr>
                <w:noProof/>
                <w:webHidden/>
              </w:rPr>
            </w:r>
            <w:r w:rsidR="003D7E2E">
              <w:rPr>
                <w:noProof/>
                <w:webHidden/>
              </w:rPr>
              <w:fldChar w:fldCharType="separate"/>
            </w:r>
            <w:r w:rsidR="003D7E2E">
              <w:rPr>
                <w:noProof/>
                <w:webHidden/>
              </w:rPr>
              <w:t>13</w:t>
            </w:r>
            <w:r w:rsidR="003D7E2E">
              <w:rPr>
                <w:noProof/>
                <w:webHidden/>
              </w:rPr>
              <w:fldChar w:fldCharType="end"/>
            </w:r>
          </w:hyperlink>
        </w:p>
        <w:p w:rsidR="003D7E2E" w:rsidRDefault="00617500">
          <w:pPr>
            <w:pStyle w:val="51"/>
            <w:tabs>
              <w:tab w:val="right" w:leader="dot" w:pos="10195"/>
            </w:tabs>
            <w:ind w:left="800"/>
            <w:rPr>
              <w:noProof/>
            </w:rPr>
          </w:pPr>
          <w:hyperlink w:anchor="_Toc522271426" w:history="1">
            <w:r w:rsidR="003D7E2E" w:rsidRPr="00113800">
              <w:rPr>
                <w:rStyle w:val="af5"/>
                <w:rFonts w:hint="eastAsia"/>
                <w:noProof/>
              </w:rPr>
              <w:t>最終調整結果の確認</w:t>
            </w:r>
            <w:r w:rsidR="003D7E2E">
              <w:rPr>
                <w:noProof/>
                <w:webHidden/>
              </w:rPr>
              <w:tab/>
            </w:r>
            <w:r w:rsidR="003D7E2E">
              <w:rPr>
                <w:noProof/>
                <w:webHidden/>
              </w:rPr>
              <w:fldChar w:fldCharType="begin"/>
            </w:r>
            <w:r w:rsidR="003D7E2E">
              <w:rPr>
                <w:noProof/>
                <w:webHidden/>
              </w:rPr>
              <w:instrText xml:space="preserve"> PAGEREF _Toc522271426 \h </w:instrText>
            </w:r>
            <w:r w:rsidR="003D7E2E">
              <w:rPr>
                <w:noProof/>
                <w:webHidden/>
              </w:rPr>
            </w:r>
            <w:r w:rsidR="003D7E2E">
              <w:rPr>
                <w:noProof/>
                <w:webHidden/>
              </w:rPr>
              <w:fldChar w:fldCharType="separate"/>
            </w:r>
            <w:r w:rsidR="003D7E2E">
              <w:rPr>
                <w:noProof/>
                <w:webHidden/>
              </w:rPr>
              <w:t>14</w:t>
            </w:r>
            <w:r w:rsidR="003D7E2E">
              <w:rPr>
                <w:noProof/>
                <w:webHidden/>
              </w:rPr>
              <w:fldChar w:fldCharType="end"/>
            </w:r>
          </w:hyperlink>
        </w:p>
        <w:p w:rsidR="003D7E2E" w:rsidRDefault="00617500">
          <w:pPr>
            <w:pStyle w:val="41"/>
            <w:tabs>
              <w:tab w:val="right" w:leader="dot" w:pos="10195"/>
            </w:tabs>
            <w:ind w:left="600"/>
            <w:rPr>
              <w:noProof/>
            </w:rPr>
          </w:pPr>
          <w:hyperlink w:anchor="_Toc522271427" w:history="1">
            <w:r w:rsidR="003D7E2E" w:rsidRPr="00113800">
              <w:rPr>
                <w:rStyle w:val="af5"/>
                <w:rFonts w:hint="eastAsia"/>
                <w:noProof/>
              </w:rPr>
              <w:t>外製車日程</w:t>
            </w:r>
            <w:r w:rsidR="003D7E2E">
              <w:rPr>
                <w:noProof/>
                <w:webHidden/>
              </w:rPr>
              <w:tab/>
            </w:r>
            <w:r w:rsidR="003D7E2E">
              <w:rPr>
                <w:noProof/>
                <w:webHidden/>
              </w:rPr>
              <w:fldChar w:fldCharType="begin"/>
            </w:r>
            <w:r w:rsidR="003D7E2E">
              <w:rPr>
                <w:noProof/>
                <w:webHidden/>
              </w:rPr>
              <w:instrText xml:space="preserve"> PAGEREF _Toc522271427 \h </w:instrText>
            </w:r>
            <w:r w:rsidR="003D7E2E">
              <w:rPr>
                <w:noProof/>
                <w:webHidden/>
              </w:rPr>
            </w:r>
            <w:r w:rsidR="003D7E2E">
              <w:rPr>
                <w:noProof/>
                <w:webHidden/>
              </w:rPr>
              <w:fldChar w:fldCharType="separate"/>
            </w:r>
            <w:r w:rsidR="003D7E2E">
              <w:rPr>
                <w:noProof/>
                <w:webHidden/>
              </w:rPr>
              <w:t>15</w:t>
            </w:r>
            <w:r w:rsidR="003D7E2E">
              <w:rPr>
                <w:noProof/>
                <w:webHidden/>
              </w:rPr>
              <w:fldChar w:fldCharType="end"/>
            </w:r>
          </w:hyperlink>
        </w:p>
        <w:p w:rsidR="003D7E2E" w:rsidRDefault="00617500">
          <w:pPr>
            <w:pStyle w:val="51"/>
            <w:tabs>
              <w:tab w:val="right" w:leader="dot" w:pos="10195"/>
            </w:tabs>
            <w:ind w:left="800"/>
            <w:rPr>
              <w:noProof/>
            </w:rPr>
          </w:pPr>
          <w:hyperlink w:anchor="_Toc522271428" w:history="1">
            <w:r w:rsidR="003D7E2E" w:rsidRPr="00113800">
              <w:rPr>
                <w:rStyle w:val="af5"/>
                <w:rFonts w:hint="eastAsia"/>
                <w:noProof/>
              </w:rPr>
              <w:t>項目色の説明</w:t>
            </w:r>
            <w:r w:rsidR="003D7E2E">
              <w:rPr>
                <w:noProof/>
                <w:webHidden/>
              </w:rPr>
              <w:tab/>
            </w:r>
            <w:r w:rsidR="003D7E2E">
              <w:rPr>
                <w:noProof/>
                <w:webHidden/>
              </w:rPr>
              <w:fldChar w:fldCharType="begin"/>
            </w:r>
            <w:r w:rsidR="003D7E2E">
              <w:rPr>
                <w:noProof/>
                <w:webHidden/>
              </w:rPr>
              <w:instrText xml:space="preserve"> PAGEREF _Toc522271428 \h </w:instrText>
            </w:r>
            <w:r w:rsidR="003D7E2E">
              <w:rPr>
                <w:noProof/>
                <w:webHidden/>
              </w:rPr>
            </w:r>
            <w:r w:rsidR="003D7E2E">
              <w:rPr>
                <w:noProof/>
                <w:webHidden/>
              </w:rPr>
              <w:fldChar w:fldCharType="separate"/>
            </w:r>
            <w:r w:rsidR="003D7E2E">
              <w:rPr>
                <w:noProof/>
                <w:webHidden/>
              </w:rPr>
              <w:t>15</w:t>
            </w:r>
            <w:r w:rsidR="003D7E2E">
              <w:rPr>
                <w:noProof/>
                <w:webHidden/>
              </w:rPr>
              <w:fldChar w:fldCharType="end"/>
            </w:r>
          </w:hyperlink>
        </w:p>
        <w:p w:rsidR="003D7E2E" w:rsidRDefault="00617500">
          <w:pPr>
            <w:pStyle w:val="51"/>
            <w:tabs>
              <w:tab w:val="right" w:leader="dot" w:pos="10195"/>
            </w:tabs>
            <w:ind w:left="800"/>
            <w:rPr>
              <w:noProof/>
            </w:rPr>
          </w:pPr>
          <w:hyperlink w:anchor="_Toc522271429" w:history="1">
            <w:r w:rsidR="003D7E2E" w:rsidRPr="00113800">
              <w:rPr>
                <w:rStyle w:val="af5"/>
                <w:rFonts w:hint="eastAsia"/>
                <w:noProof/>
              </w:rPr>
              <w:t>スケジュールの登録方法</w:t>
            </w:r>
            <w:r w:rsidR="003D7E2E">
              <w:rPr>
                <w:noProof/>
                <w:webHidden/>
              </w:rPr>
              <w:tab/>
            </w:r>
            <w:r w:rsidR="003D7E2E">
              <w:rPr>
                <w:noProof/>
                <w:webHidden/>
              </w:rPr>
              <w:fldChar w:fldCharType="begin"/>
            </w:r>
            <w:r w:rsidR="003D7E2E">
              <w:rPr>
                <w:noProof/>
                <w:webHidden/>
              </w:rPr>
              <w:instrText xml:space="preserve"> PAGEREF _Toc522271429 \h </w:instrText>
            </w:r>
            <w:r w:rsidR="003D7E2E">
              <w:rPr>
                <w:noProof/>
                <w:webHidden/>
              </w:rPr>
            </w:r>
            <w:r w:rsidR="003D7E2E">
              <w:rPr>
                <w:noProof/>
                <w:webHidden/>
              </w:rPr>
              <w:fldChar w:fldCharType="separate"/>
            </w:r>
            <w:r w:rsidR="003D7E2E">
              <w:rPr>
                <w:noProof/>
                <w:webHidden/>
              </w:rPr>
              <w:t>15</w:t>
            </w:r>
            <w:r w:rsidR="003D7E2E">
              <w:rPr>
                <w:noProof/>
                <w:webHidden/>
              </w:rPr>
              <w:fldChar w:fldCharType="end"/>
            </w:r>
          </w:hyperlink>
        </w:p>
        <w:p w:rsidR="003D7E2E" w:rsidRDefault="00617500">
          <w:pPr>
            <w:pStyle w:val="51"/>
            <w:tabs>
              <w:tab w:val="right" w:leader="dot" w:pos="10195"/>
            </w:tabs>
            <w:ind w:left="800"/>
            <w:rPr>
              <w:noProof/>
            </w:rPr>
          </w:pPr>
          <w:hyperlink w:anchor="_Toc522271430" w:history="1">
            <w:r w:rsidR="003D7E2E" w:rsidRPr="00113800">
              <w:rPr>
                <w:rStyle w:val="af5"/>
                <w:rFonts w:hint="eastAsia"/>
                <w:noProof/>
              </w:rPr>
              <w:t>スケジュールの変更</w:t>
            </w:r>
            <w:r w:rsidR="003D7E2E">
              <w:rPr>
                <w:noProof/>
                <w:webHidden/>
              </w:rPr>
              <w:tab/>
            </w:r>
            <w:r w:rsidR="003D7E2E">
              <w:rPr>
                <w:noProof/>
                <w:webHidden/>
              </w:rPr>
              <w:fldChar w:fldCharType="begin"/>
            </w:r>
            <w:r w:rsidR="003D7E2E">
              <w:rPr>
                <w:noProof/>
                <w:webHidden/>
              </w:rPr>
              <w:instrText xml:space="preserve"> PAGEREF _Toc522271430 \h </w:instrText>
            </w:r>
            <w:r w:rsidR="003D7E2E">
              <w:rPr>
                <w:noProof/>
                <w:webHidden/>
              </w:rPr>
            </w:r>
            <w:r w:rsidR="003D7E2E">
              <w:rPr>
                <w:noProof/>
                <w:webHidden/>
              </w:rPr>
              <w:fldChar w:fldCharType="separate"/>
            </w:r>
            <w:r w:rsidR="003D7E2E">
              <w:rPr>
                <w:noProof/>
                <w:webHidden/>
              </w:rPr>
              <w:t>17</w:t>
            </w:r>
            <w:r w:rsidR="003D7E2E">
              <w:rPr>
                <w:noProof/>
                <w:webHidden/>
              </w:rPr>
              <w:fldChar w:fldCharType="end"/>
            </w:r>
          </w:hyperlink>
        </w:p>
        <w:p w:rsidR="003D7E2E" w:rsidRDefault="00617500">
          <w:pPr>
            <w:pStyle w:val="51"/>
            <w:tabs>
              <w:tab w:val="right" w:leader="dot" w:pos="10195"/>
            </w:tabs>
            <w:ind w:left="800"/>
            <w:rPr>
              <w:noProof/>
            </w:rPr>
          </w:pPr>
          <w:hyperlink w:anchor="_Toc522271431" w:history="1">
            <w:r w:rsidR="003D7E2E" w:rsidRPr="00113800">
              <w:rPr>
                <w:rStyle w:val="af5"/>
                <w:rFonts w:hint="eastAsia"/>
                <w:noProof/>
              </w:rPr>
              <w:t>スケジュールの削除</w:t>
            </w:r>
            <w:r w:rsidR="003D7E2E">
              <w:rPr>
                <w:noProof/>
                <w:webHidden/>
              </w:rPr>
              <w:tab/>
            </w:r>
            <w:r w:rsidR="003D7E2E">
              <w:rPr>
                <w:noProof/>
                <w:webHidden/>
              </w:rPr>
              <w:fldChar w:fldCharType="begin"/>
            </w:r>
            <w:r w:rsidR="003D7E2E">
              <w:rPr>
                <w:noProof/>
                <w:webHidden/>
              </w:rPr>
              <w:instrText xml:space="preserve"> PAGEREF _Toc522271431 \h </w:instrText>
            </w:r>
            <w:r w:rsidR="003D7E2E">
              <w:rPr>
                <w:noProof/>
                <w:webHidden/>
              </w:rPr>
            </w:r>
            <w:r w:rsidR="003D7E2E">
              <w:rPr>
                <w:noProof/>
                <w:webHidden/>
              </w:rPr>
              <w:fldChar w:fldCharType="separate"/>
            </w:r>
            <w:r w:rsidR="003D7E2E">
              <w:rPr>
                <w:noProof/>
                <w:webHidden/>
              </w:rPr>
              <w:t>17</w:t>
            </w:r>
            <w:r w:rsidR="003D7E2E">
              <w:rPr>
                <w:noProof/>
                <w:webHidden/>
              </w:rPr>
              <w:fldChar w:fldCharType="end"/>
            </w:r>
          </w:hyperlink>
        </w:p>
        <w:p w:rsidR="003D7E2E" w:rsidRDefault="00617500">
          <w:pPr>
            <w:pStyle w:val="51"/>
            <w:tabs>
              <w:tab w:val="right" w:leader="dot" w:pos="10195"/>
            </w:tabs>
            <w:ind w:left="800"/>
            <w:rPr>
              <w:noProof/>
            </w:rPr>
          </w:pPr>
          <w:hyperlink w:anchor="_Toc522271432" w:history="1">
            <w:r w:rsidR="003D7E2E" w:rsidRPr="00113800">
              <w:rPr>
                <w:rStyle w:val="af5"/>
                <w:rFonts w:hint="eastAsia"/>
                <w:noProof/>
              </w:rPr>
              <w:t>作業履歴の管理</w:t>
            </w:r>
            <w:r w:rsidR="003D7E2E">
              <w:rPr>
                <w:noProof/>
                <w:webHidden/>
              </w:rPr>
              <w:tab/>
            </w:r>
            <w:r w:rsidR="003D7E2E">
              <w:rPr>
                <w:noProof/>
                <w:webHidden/>
              </w:rPr>
              <w:fldChar w:fldCharType="begin"/>
            </w:r>
            <w:r w:rsidR="003D7E2E">
              <w:rPr>
                <w:noProof/>
                <w:webHidden/>
              </w:rPr>
              <w:instrText xml:space="preserve"> PAGEREF _Toc522271432 \h </w:instrText>
            </w:r>
            <w:r w:rsidR="003D7E2E">
              <w:rPr>
                <w:noProof/>
                <w:webHidden/>
              </w:rPr>
            </w:r>
            <w:r w:rsidR="003D7E2E">
              <w:rPr>
                <w:noProof/>
                <w:webHidden/>
              </w:rPr>
              <w:fldChar w:fldCharType="separate"/>
            </w:r>
            <w:r w:rsidR="003D7E2E">
              <w:rPr>
                <w:noProof/>
                <w:webHidden/>
              </w:rPr>
              <w:t>18</w:t>
            </w:r>
            <w:r w:rsidR="003D7E2E">
              <w:rPr>
                <w:noProof/>
                <w:webHidden/>
              </w:rPr>
              <w:fldChar w:fldCharType="end"/>
            </w:r>
          </w:hyperlink>
        </w:p>
        <w:p w:rsidR="003D7E2E" w:rsidRDefault="00617500">
          <w:pPr>
            <w:pStyle w:val="41"/>
            <w:tabs>
              <w:tab w:val="right" w:leader="dot" w:pos="10195"/>
            </w:tabs>
            <w:ind w:left="600"/>
            <w:rPr>
              <w:noProof/>
            </w:rPr>
          </w:pPr>
          <w:hyperlink w:anchor="_Toc522271433" w:history="1">
            <w:r w:rsidR="003D7E2E" w:rsidRPr="00113800">
              <w:rPr>
                <w:rStyle w:val="af5"/>
                <w:rFonts w:hint="eastAsia"/>
                <w:noProof/>
              </w:rPr>
              <w:t>カーシェア日程</w:t>
            </w:r>
            <w:r w:rsidR="003D7E2E">
              <w:rPr>
                <w:noProof/>
                <w:webHidden/>
              </w:rPr>
              <w:tab/>
            </w:r>
            <w:r w:rsidR="003D7E2E">
              <w:rPr>
                <w:noProof/>
                <w:webHidden/>
              </w:rPr>
              <w:fldChar w:fldCharType="begin"/>
            </w:r>
            <w:r w:rsidR="003D7E2E">
              <w:rPr>
                <w:noProof/>
                <w:webHidden/>
              </w:rPr>
              <w:instrText xml:space="preserve"> PAGEREF _Toc522271433 \h </w:instrText>
            </w:r>
            <w:r w:rsidR="003D7E2E">
              <w:rPr>
                <w:noProof/>
                <w:webHidden/>
              </w:rPr>
            </w:r>
            <w:r w:rsidR="003D7E2E">
              <w:rPr>
                <w:noProof/>
                <w:webHidden/>
              </w:rPr>
              <w:fldChar w:fldCharType="separate"/>
            </w:r>
            <w:r w:rsidR="003D7E2E">
              <w:rPr>
                <w:noProof/>
                <w:webHidden/>
              </w:rPr>
              <w:t>19</w:t>
            </w:r>
            <w:r w:rsidR="003D7E2E">
              <w:rPr>
                <w:noProof/>
                <w:webHidden/>
              </w:rPr>
              <w:fldChar w:fldCharType="end"/>
            </w:r>
          </w:hyperlink>
        </w:p>
        <w:p w:rsidR="003D7E2E" w:rsidRDefault="00617500">
          <w:pPr>
            <w:pStyle w:val="51"/>
            <w:tabs>
              <w:tab w:val="right" w:leader="dot" w:pos="10195"/>
            </w:tabs>
            <w:ind w:left="800"/>
            <w:rPr>
              <w:noProof/>
            </w:rPr>
          </w:pPr>
          <w:hyperlink w:anchor="_Toc522271434" w:history="1">
            <w:r w:rsidR="003D7E2E" w:rsidRPr="00113800">
              <w:rPr>
                <w:rStyle w:val="af5"/>
                <w:rFonts w:hint="eastAsia"/>
                <w:noProof/>
              </w:rPr>
              <w:t>項目色及びスケジュール色の説明</w:t>
            </w:r>
            <w:r w:rsidR="003D7E2E">
              <w:rPr>
                <w:noProof/>
                <w:webHidden/>
              </w:rPr>
              <w:tab/>
            </w:r>
            <w:r w:rsidR="003D7E2E">
              <w:rPr>
                <w:noProof/>
                <w:webHidden/>
              </w:rPr>
              <w:fldChar w:fldCharType="begin"/>
            </w:r>
            <w:r w:rsidR="003D7E2E">
              <w:rPr>
                <w:noProof/>
                <w:webHidden/>
              </w:rPr>
              <w:instrText xml:space="preserve"> PAGEREF _Toc522271434 \h </w:instrText>
            </w:r>
            <w:r w:rsidR="003D7E2E">
              <w:rPr>
                <w:noProof/>
                <w:webHidden/>
              </w:rPr>
            </w:r>
            <w:r w:rsidR="003D7E2E">
              <w:rPr>
                <w:noProof/>
                <w:webHidden/>
              </w:rPr>
              <w:fldChar w:fldCharType="separate"/>
            </w:r>
            <w:r w:rsidR="003D7E2E">
              <w:rPr>
                <w:noProof/>
                <w:webHidden/>
              </w:rPr>
              <w:t>20</w:t>
            </w:r>
            <w:r w:rsidR="003D7E2E">
              <w:rPr>
                <w:noProof/>
                <w:webHidden/>
              </w:rPr>
              <w:fldChar w:fldCharType="end"/>
            </w:r>
          </w:hyperlink>
        </w:p>
        <w:p w:rsidR="003D7E2E" w:rsidRDefault="00617500">
          <w:pPr>
            <w:pStyle w:val="51"/>
            <w:tabs>
              <w:tab w:val="right" w:leader="dot" w:pos="10195"/>
            </w:tabs>
            <w:ind w:left="800"/>
            <w:rPr>
              <w:noProof/>
            </w:rPr>
          </w:pPr>
          <w:hyperlink w:anchor="_Toc522271435" w:history="1">
            <w:r w:rsidR="003D7E2E" w:rsidRPr="00113800">
              <w:rPr>
                <w:rStyle w:val="af5"/>
                <w:rFonts w:hint="eastAsia"/>
                <w:noProof/>
              </w:rPr>
              <w:t>スケジュール登録の制限事項</w:t>
            </w:r>
            <w:r w:rsidR="003D7E2E">
              <w:rPr>
                <w:noProof/>
                <w:webHidden/>
              </w:rPr>
              <w:tab/>
            </w:r>
            <w:r w:rsidR="003D7E2E">
              <w:rPr>
                <w:noProof/>
                <w:webHidden/>
              </w:rPr>
              <w:fldChar w:fldCharType="begin"/>
            </w:r>
            <w:r w:rsidR="003D7E2E">
              <w:rPr>
                <w:noProof/>
                <w:webHidden/>
              </w:rPr>
              <w:instrText xml:space="preserve"> PAGEREF _Toc522271435 \h </w:instrText>
            </w:r>
            <w:r w:rsidR="003D7E2E">
              <w:rPr>
                <w:noProof/>
                <w:webHidden/>
              </w:rPr>
            </w:r>
            <w:r w:rsidR="003D7E2E">
              <w:rPr>
                <w:noProof/>
                <w:webHidden/>
              </w:rPr>
              <w:fldChar w:fldCharType="separate"/>
            </w:r>
            <w:r w:rsidR="003D7E2E">
              <w:rPr>
                <w:noProof/>
                <w:webHidden/>
              </w:rPr>
              <w:t>20</w:t>
            </w:r>
            <w:r w:rsidR="003D7E2E">
              <w:rPr>
                <w:noProof/>
                <w:webHidden/>
              </w:rPr>
              <w:fldChar w:fldCharType="end"/>
            </w:r>
          </w:hyperlink>
        </w:p>
        <w:p w:rsidR="003D7E2E" w:rsidRDefault="00617500">
          <w:pPr>
            <w:pStyle w:val="51"/>
            <w:tabs>
              <w:tab w:val="right" w:leader="dot" w:pos="10195"/>
            </w:tabs>
            <w:ind w:left="800"/>
            <w:rPr>
              <w:noProof/>
            </w:rPr>
          </w:pPr>
          <w:hyperlink w:anchor="_Toc522271436" w:history="1">
            <w:r w:rsidR="003D7E2E" w:rsidRPr="00113800">
              <w:rPr>
                <w:rStyle w:val="af5"/>
                <w:rFonts w:hint="eastAsia"/>
                <w:noProof/>
              </w:rPr>
              <w:t>スケジュールの登録方法</w:t>
            </w:r>
            <w:r w:rsidR="003D7E2E">
              <w:rPr>
                <w:noProof/>
                <w:webHidden/>
              </w:rPr>
              <w:tab/>
            </w:r>
            <w:r w:rsidR="003D7E2E">
              <w:rPr>
                <w:noProof/>
                <w:webHidden/>
              </w:rPr>
              <w:fldChar w:fldCharType="begin"/>
            </w:r>
            <w:r w:rsidR="003D7E2E">
              <w:rPr>
                <w:noProof/>
                <w:webHidden/>
              </w:rPr>
              <w:instrText xml:space="preserve"> PAGEREF _Toc522271436 \h </w:instrText>
            </w:r>
            <w:r w:rsidR="003D7E2E">
              <w:rPr>
                <w:noProof/>
                <w:webHidden/>
              </w:rPr>
            </w:r>
            <w:r w:rsidR="003D7E2E">
              <w:rPr>
                <w:noProof/>
                <w:webHidden/>
              </w:rPr>
              <w:fldChar w:fldCharType="separate"/>
            </w:r>
            <w:r w:rsidR="003D7E2E">
              <w:rPr>
                <w:noProof/>
                <w:webHidden/>
              </w:rPr>
              <w:t>20</w:t>
            </w:r>
            <w:r w:rsidR="003D7E2E">
              <w:rPr>
                <w:noProof/>
                <w:webHidden/>
              </w:rPr>
              <w:fldChar w:fldCharType="end"/>
            </w:r>
          </w:hyperlink>
        </w:p>
        <w:p w:rsidR="003D7E2E" w:rsidRDefault="00617500">
          <w:pPr>
            <w:pStyle w:val="51"/>
            <w:tabs>
              <w:tab w:val="right" w:leader="dot" w:pos="10195"/>
            </w:tabs>
            <w:ind w:left="800"/>
            <w:rPr>
              <w:noProof/>
            </w:rPr>
          </w:pPr>
          <w:hyperlink w:anchor="_Toc522271437" w:history="1">
            <w:r w:rsidR="003D7E2E" w:rsidRPr="00113800">
              <w:rPr>
                <w:rStyle w:val="af5"/>
                <w:rFonts w:hint="eastAsia"/>
                <w:noProof/>
              </w:rPr>
              <w:t>スケジュールの変更</w:t>
            </w:r>
            <w:r w:rsidR="003D7E2E">
              <w:rPr>
                <w:noProof/>
                <w:webHidden/>
              </w:rPr>
              <w:tab/>
            </w:r>
            <w:r w:rsidR="003D7E2E">
              <w:rPr>
                <w:noProof/>
                <w:webHidden/>
              </w:rPr>
              <w:fldChar w:fldCharType="begin"/>
            </w:r>
            <w:r w:rsidR="003D7E2E">
              <w:rPr>
                <w:noProof/>
                <w:webHidden/>
              </w:rPr>
              <w:instrText xml:space="preserve"> PAGEREF _Toc522271437 \h </w:instrText>
            </w:r>
            <w:r w:rsidR="003D7E2E">
              <w:rPr>
                <w:noProof/>
                <w:webHidden/>
              </w:rPr>
            </w:r>
            <w:r w:rsidR="003D7E2E">
              <w:rPr>
                <w:noProof/>
                <w:webHidden/>
              </w:rPr>
              <w:fldChar w:fldCharType="separate"/>
            </w:r>
            <w:r w:rsidR="003D7E2E">
              <w:rPr>
                <w:noProof/>
                <w:webHidden/>
              </w:rPr>
              <w:t>21</w:t>
            </w:r>
            <w:r w:rsidR="003D7E2E">
              <w:rPr>
                <w:noProof/>
                <w:webHidden/>
              </w:rPr>
              <w:fldChar w:fldCharType="end"/>
            </w:r>
          </w:hyperlink>
        </w:p>
        <w:p w:rsidR="003D7E2E" w:rsidRDefault="00617500">
          <w:pPr>
            <w:pStyle w:val="51"/>
            <w:tabs>
              <w:tab w:val="right" w:leader="dot" w:pos="10195"/>
            </w:tabs>
            <w:ind w:left="800"/>
            <w:rPr>
              <w:noProof/>
            </w:rPr>
          </w:pPr>
          <w:hyperlink w:anchor="_Toc522271438" w:history="1">
            <w:r w:rsidR="003D7E2E" w:rsidRPr="00113800">
              <w:rPr>
                <w:rStyle w:val="af5"/>
                <w:rFonts w:hint="eastAsia"/>
                <w:noProof/>
              </w:rPr>
              <w:t>スケジュールの削除</w:t>
            </w:r>
            <w:r w:rsidR="003D7E2E">
              <w:rPr>
                <w:noProof/>
                <w:webHidden/>
              </w:rPr>
              <w:tab/>
            </w:r>
            <w:r w:rsidR="003D7E2E">
              <w:rPr>
                <w:noProof/>
                <w:webHidden/>
              </w:rPr>
              <w:fldChar w:fldCharType="begin"/>
            </w:r>
            <w:r w:rsidR="003D7E2E">
              <w:rPr>
                <w:noProof/>
                <w:webHidden/>
              </w:rPr>
              <w:instrText xml:space="preserve"> PAGEREF _Toc522271438 \h </w:instrText>
            </w:r>
            <w:r w:rsidR="003D7E2E">
              <w:rPr>
                <w:noProof/>
                <w:webHidden/>
              </w:rPr>
            </w:r>
            <w:r w:rsidR="003D7E2E">
              <w:rPr>
                <w:noProof/>
                <w:webHidden/>
              </w:rPr>
              <w:fldChar w:fldCharType="separate"/>
            </w:r>
            <w:r w:rsidR="003D7E2E">
              <w:rPr>
                <w:noProof/>
                <w:webHidden/>
              </w:rPr>
              <w:t>23</w:t>
            </w:r>
            <w:r w:rsidR="003D7E2E">
              <w:rPr>
                <w:noProof/>
                <w:webHidden/>
              </w:rPr>
              <w:fldChar w:fldCharType="end"/>
            </w:r>
          </w:hyperlink>
        </w:p>
        <w:p w:rsidR="003D7E2E" w:rsidRDefault="00617500">
          <w:pPr>
            <w:pStyle w:val="51"/>
            <w:tabs>
              <w:tab w:val="right" w:leader="dot" w:pos="10195"/>
            </w:tabs>
            <w:ind w:left="800"/>
            <w:rPr>
              <w:noProof/>
            </w:rPr>
          </w:pPr>
          <w:hyperlink w:anchor="_Toc522271439" w:history="1">
            <w:r w:rsidR="003D7E2E" w:rsidRPr="00113800">
              <w:rPr>
                <w:rStyle w:val="af5"/>
                <w:rFonts w:hint="eastAsia"/>
                <w:noProof/>
              </w:rPr>
              <w:t>作業履歴の管理</w:t>
            </w:r>
            <w:r w:rsidR="003D7E2E">
              <w:rPr>
                <w:noProof/>
                <w:webHidden/>
              </w:rPr>
              <w:tab/>
            </w:r>
            <w:r w:rsidR="003D7E2E">
              <w:rPr>
                <w:noProof/>
                <w:webHidden/>
              </w:rPr>
              <w:fldChar w:fldCharType="begin"/>
            </w:r>
            <w:r w:rsidR="003D7E2E">
              <w:rPr>
                <w:noProof/>
                <w:webHidden/>
              </w:rPr>
              <w:instrText xml:space="preserve"> PAGEREF _Toc522271439 \h </w:instrText>
            </w:r>
            <w:r w:rsidR="003D7E2E">
              <w:rPr>
                <w:noProof/>
                <w:webHidden/>
              </w:rPr>
            </w:r>
            <w:r w:rsidR="003D7E2E">
              <w:rPr>
                <w:noProof/>
                <w:webHidden/>
              </w:rPr>
              <w:fldChar w:fldCharType="separate"/>
            </w:r>
            <w:r w:rsidR="003D7E2E">
              <w:rPr>
                <w:noProof/>
                <w:webHidden/>
              </w:rPr>
              <w:t>23</w:t>
            </w:r>
            <w:r w:rsidR="003D7E2E">
              <w:rPr>
                <w:noProof/>
                <w:webHidden/>
              </w:rPr>
              <w:fldChar w:fldCharType="end"/>
            </w:r>
          </w:hyperlink>
        </w:p>
        <w:p w:rsidR="003D7E2E" w:rsidRDefault="00617500">
          <w:pPr>
            <w:pStyle w:val="41"/>
            <w:tabs>
              <w:tab w:val="right" w:leader="dot" w:pos="10195"/>
            </w:tabs>
            <w:ind w:left="600"/>
            <w:rPr>
              <w:noProof/>
            </w:rPr>
          </w:pPr>
          <w:hyperlink w:anchor="_Toc522271440" w:history="1">
            <w:r w:rsidR="003D7E2E" w:rsidRPr="00113800">
              <w:rPr>
                <w:rStyle w:val="af5"/>
                <w:rFonts w:hint="eastAsia"/>
                <w:noProof/>
              </w:rPr>
              <w:t>カレンダー共通操作（試験車日程、カーシェア日程、外製車日程）</w:t>
            </w:r>
            <w:r w:rsidR="003D7E2E">
              <w:rPr>
                <w:noProof/>
                <w:webHidden/>
              </w:rPr>
              <w:tab/>
            </w:r>
            <w:r w:rsidR="003D7E2E">
              <w:rPr>
                <w:noProof/>
                <w:webHidden/>
              </w:rPr>
              <w:fldChar w:fldCharType="begin"/>
            </w:r>
            <w:r w:rsidR="003D7E2E">
              <w:rPr>
                <w:noProof/>
                <w:webHidden/>
              </w:rPr>
              <w:instrText xml:space="preserve"> PAGEREF _Toc522271440 \h </w:instrText>
            </w:r>
            <w:r w:rsidR="003D7E2E">
              <w:rPr>
                <w:noProof/>
                <w:webHidden/>
              </w:rPr>
            </w:r>
            <w:r w:rsidR="003D7E2E">
              <w:rPr>
                <w:noProof/>
                <w:webHidden/>
              </w:rPr>
              <w:fldChar w:fldCharType="separate"/>
            </w:r>
            <w:r w:rsidR="003D7E2E">
              <w:rPr>
                <w:noProof/>
                <w:webHidden/>
              </w:rPr>
              <w:t>25</w:t>
            </w:r>
            <w:r w:rsidR="003D7E2E">
              <w:rPr>
                <w:noProof/>
                <w:webHidden/>
              </w:rPr>
              <w:fldChar w:fldCharType="end"/>
            </w:r>
          </w:hyperlink>
        </w:p>
        <w:p w:rsidR="003D7E2E" w:rsidRDefault="00617500">
          <w:pPr>
            <w:pStyle w:val="51"/>
            <w:tabs>
              <w:tab w:val="right" w:leader="dot" w:pos="10195"/>
            </w:tabs>
            <w:ind w:left="800"/>
            <w:rPr>
              <w:noProof/>
            </w:rPr>
          </w:pPr>
          <w:hyperlink w:anchor="_Toc522271441" w:history="1">
            <w:r w:rsidR="003D7E2E" w:rsidRPr="00113800">
              <w:rPr>
                <w:rStyle w:val="af5"/>
                <w:rFonts w:hint="eastAsia"/>
                <w:noProof/>
              </w:rPr>
              <w:t>フォントサイズ</w:t>
            </w:r>
            <w:r w:rsidR="003D7E2E">
              <w:rPr>
                <w:noProof/>
                <w:webHidden/>
              </w:rPr>
              <w:tab/>
            </w:r>
            <w:r w:rsidR="003D7E2E">
              <w:rPr>
                <w:noProof/>
                <w:webHidden/>
              </w:rPr>
              <w:fldChar w:fldCharType="begin"/>
            </w:r>
            <w:r w:rsidR="003D7E2E">
              <w:rPr>
                <w:noProof/>
                <w:webHidden/>
              </w:rPr>
              <w:instrText xml:space="preserve"> PAGEREF _Toc522271441 \h </w:instrText>
            </w:r>
            <w:r w:rsidR="003D7E2E">
              <w:rPr>
                <w:noProof/>
                <w:webHidden/>
              </w:rPr>
            </w:r>
            <w:r w:rsidR="003D7E2E">
              <w:rPr>
                <w:noProof/>
                <w:webHidden/>
              </w:rPr>
              <w:fldChar w:fldCharType="separate"/>
            </w:r>
            <w:r w:rsidR="003D7E2E">
              <w:rPr>
                <w:noProof/>
                <w:webHidden/>
              </w:rPr>
              <w:t>25</w:t>
            </w:r>
            <w:r w:rsidR="003D7E2E">
              <w:rPr>
                <w:noProof/>
                <w:webHidden/>
              </w:rPr>
              <w:fldChar w:fldCharType="end"/>
            </w:r>
          </w:hyperlink>
        </w:p>
        <w:p w:rsidR="003D7E2E" w:rsidRDefault="00617500">
          <w:pPr>
            <w:pStyle w:val="51"/>
            <w:tabs>
              <w:tab w:val="right" w:leader="dot" w:pos="10195"/>
            </w:tabs>
            <w:ind w:left="800"/>
            <w:rPr>
              <w:noProof/>
            </w:rPr>
          </w:pPr>
          <w:hyperlink w:anchor="_Toc522271442" w:history="1">
            <w:r w:rsidR="003D7E2E" w:rsidRPr="00113800">
              <w:rPr>
                <w:rStyle w:val="af5"/>
                <w:rFonts w:hint="eastAsia"/>
                <w:noProof/>
              </w:rPr>
              <w:t>表示種類</w:t>
            </w:r>
            <w:r w:rsidR="003D7E2E">
              <w:rPr>
                <w:noProof/>
                <w:webHidden/>
              </w:rPr>
              <w:tab/>
            </w:r>
            <w:r w:rsidR="003D7E2E">
              <w:rPr>
                <w:noProof/>
                <w:webHidden/>
              </w:rPr>
              <w:fldChar w:fldCharType="begin"/>
            </w:r>
            <w:r w:rsidR="003D7E2E">
              <w:rPr>
                <w:noProof/>
                <w:webHidden/>
              </w:rPr>
              <w:instrText xml:space="preserve"> PAGEREF _Toc522271442 \h </w:instrText>
            </w:r>
            <w:r w:rsidR="003D7E2E">
              <w:rPr>
                <w:noProof/>
                <w:webHidden/>
              </w:rPr>
            </w:r>
            <w:r w:rsidR="003D7E2E">
              <w:rPr>
                <w:noProof/>
                <w:webHidden/>
              </w:rPr>
              <w:fldChar w:fldCharType="separate"/>
            </w:r>
            <w:r w:rsidR="003D7E2E">
              <w:rPr>
                <w:noProof/>
                <w:webHidden/>
              </w:rPr>
              <w:t>25</w:t>
            </w:r>
            <w:r w:rsidR="003D7E2E">
              <w:rPr>
                <w:noProof/>
                <w:webHidden/>
              </w:rPr>
              <w:fldChar w:fldCharType="end"/>
            </w:r>
          </w:hyperlink>
        </w:p>
        <w:p w:rsidR="003D7E2E" w:rsidRDefault="00617500">
          <w:pPr>
            <w:pStyle w:val="51"/>
            <w:tabs>
              <w:tab w:val="right" w:leader="dot" w:pos="10195"/>
            </w:tabs>
            <w:ind w:left="800"/>
            <w:rPr>
              <w:noProof/>
            </w:rPr>
          </w:pPr>
          <w:hyperlink w:anchor="_Toc522271443" w:history="1">
            <w:r w:rsidR="003D7E2E" w:rsidRPr="00113800">
              <w:rPr>
                <w:rStyle w:val="af5"/>
                <w:rFonts w:hint="eastAsia"/>
                <w:noProof/>
              </w:rPr>
              <w:t>列幅</w:t>
            </w:r>
            <w:r w:rsidR="003D7E2E">
              <w:rPr>
                <w:noProof/>
                <w:webHidden/>
              </w:rPr>
              <w:tab/>
            </w:r>
            <w:r w:rsidR="003D7E2E">
              <w:rPr>
                <w:noProof/>
                <w:webHidden/>
              </w:rPr>
              <w:fldChar w:fldCharType="begin"/>
            </w:r>
            <w:r w:rsidR="003D7E2E">
              <w:rPr>
                <w:noProof/>
                <w:webHidden/>
              </w:rPr>
              <w:instrText xml:space="preserve"> PAGEREF _Toc522271443 \h </w:instrText>
            </w:r>
            <w:r w:rsidR="003D7E2E">
              <w:rPr>
                <w:noProof/>
                <w:webHidden/>
              </w:rPr>
            </w:r>
            <w:r w:rsidR="003D7E2E">
              <w:rPr>
                <w:noProof/>
                <w:webHidden/>
              </w:rPr>
              <w:fldChar w:fldCharType="separate"/>
            </w:r>
            <w:r w:rsidR="003D7E2E">
              <w:rPr>
                <w:noProof/>
                <w:webHidden/>
              </w:rPr>
              <w:t>27</w:t>
            </w:r>
            <w:r w:rsidR="003D7E2E">
              <w:rPr>
                <w:noProof/>
                <w:webHidden/>
              </w:rPr>
              <w:fldChar w:fldCharType="end"/>
            </w:r>
          </w:hyperlink>
        </w:p>
        <w:p w:rsidR="003D7E2E" w:rsidRDefault="00617500">
          <w:pPr>
            <w:pStyle w:val="51"/>
            <w:tabs>
              <w:tab w:val="right" w:leader="dot" w:pos="10195"/>
            </w:tabs>
            <w:ind w:left="800"/>
            <w:rPr>
              <w:noProof/>
            </w:rPr>
          </w:pPr>
          <w:hyperlink w:anchor="_Toc522271444" w:history="1">
            <w:r w:rsidR="003D7E2E" w:rsidRPr="00113800">
              <w:rPr>
                <w:rStyle w:val="af5"/>
                <w:rFonts w:hint="eastAsia"/>
                <w:noProof/>
              </w:rPr>
              <w:t>行幅</w:t>
            </w:r>
            <w:r w:rsidR="003D7E2E">
              <w:rPr>
                <w:noProof/>
                <w:webHidden/>
              </w:rPr>
              <w:tab/>
            </w:r>
            <w:r w:rsidR="003D7E2E">
              <w:rPr>
                <w:noProof/>
                <w:webHidden/>
              </w:rPr>
              <w:fldChar w:fldCharType="begin"/>
            </w:r>
            <w:r w:rsidR="003D7E2E">
              <w:rPr>
                <w:noProof/>
                <w:webHidden/>
              </w:rPr>
              <w:instrText xml:space="preserve"> PAGEREF _Toc522271444 \h </w:instrText>
            </w:r>
            <w:r w:rsidR="003D7E2E">
              <w:rPr>
                <w:noProof/>
                <w:webHidden/>
              </w:rPr>
            </w:r>
            <w:r w:rsidR="003D7E2E">
              <w:rPr>
                <w:noProof/>
                <w:webHidden/>
              </w:rPr>
              <w:fldChar w:fldCharType="separate"/>
            </w:r>
            <w:r w:rsidR="003D7E2E">
              <w:rPr>
                <w:noProof/>
                <w:webHidden/>
              </w:rPr>
              <w:t>27</w:t>
            </w:r>
            <w:r w:rsidR="003D7E2E">
              <w:rPr>
                <w:noProof/>
                <w:webHidden/>
              </w:rPr>
              <w:fldChar w:fldCharType="end"/>
            </w:r>
          </w:hyperlink>
        </w:p>
        <w:p w:rsidR="003D7E2E" w:rsidRDefault="00617500">
          <w:pPr>
            <w:pStyle w:val="51"/>
            <w:tabs>
              <w:tab w:val="right" w:leader="dot" w:pos="10195"/>
            </w:tabs>
            <w:ind w:left="800"/>
            <w:rPr>
              <w:noProof/>
            </w:rPr>
          </w:pPr>
          <w:hyperlink w:anchor="_Toc522271445" w:history="1">
            <w:r w:rsidR="003D7E2E" w:rsidRPr="00113800">
              <w:rPr>
                <w:rStyle w:val="af5"/>
                <w:rFonts w:hint="eastAsia"/>
                <w:noProof/>
              </w:rPr>
              <w:t>倍率</w:t>
            </w:r>
            <w:r w:rsidR="003D7E2E">
              <w:rPr>
                <w:noProof/>
                <w:webHidden/>
              </w:rPr>
              <w:tab/>
            </w:r>
            <w:r w:rsidR="003D7E2E">
              <w:rPr>
                <w:noProof/>
                <w:webHidden/>
              </w:rPr>
              <w:fldChar w:fldCharType="begin"/>
            </w:r>
            <w:r w:rsidR="003D7E2E">
              <w:rPr>
                <w:noProof/>
                <w:webHidden/>
              </w:rPr>
              <w:instrText xml:space="preserve"> PAGEREF _Toc522271445 \h </w:instrText>
            </w:r>
            <w:r w:rsidR="003D7E2E">
              <w:rPr>
                <w:noProof/>
                <w:webHidden/>
              </w:rPr>
            </w:r>
            <w:r w:rsidR="003D7E2E">
              <w:rPr>
                <w:noProof/>
                <w:webHidden/>
              </w:rPr>
              <w:fldChar w:fldCharType="separate"/>
            </w:r>
            <w:r w:rsidR="003D7E2E">
              <w:rPr>
                <w:noProof/>
                <w:webHidden/>
              </w:rPr>
              <w:t>27</w:t>
            </w:r>
            <w:r w:rsidR="003D7E2E">
              <w:rPr>
                <w:noProof/>
                <w:webHidden/>
              </w:rPr>
              <w:fldChar w:fldCharType="end"/>
            </w:r>
          </w:hyperlink>
        </w:p>
        <w:p w:rsidR="003D7E2E" w:rsidRDefault="00617500">
          <w:pPr>
            <w:pStyle w:val="51"/>
            <w:tabs>
              <w:tab w:val="right" w:leader="dot" w:pos="10195"/>
            </w:tabs>
            <w:ind w:left="800"/>
            <w:rPr>
              <w:noProof/>
            </w:rPr>
          </w:pPr>
          <w:hyperlink w:anchor="_Toc522271446" w:history="1">
            <w:r w:rsidR="003D7E2E" w:rsidRPr="00113800">
              <w:rPr>
                <w:rStyle w:val="af5"/>
                <w:rFonts w:hint="eastAsia"/>
                <w:noProof/>
              </w:rPr>
              <w:t>変更した状態の保存</w:t>
            </w:r>
            <w:r w:rsidR="003D7E2E">
              <w:rPr>
                <w:noProof/>
                <w:webHidden/>
              </w:rPr>
              <w:tab/>
            </w:r>
            <w:r w:rsidR="003D7E2E">
              <w:rPr>
                <w:noProof/>
                <w:webHidden/>
              </w:rPr>
              <w:fldChar w:fldCharType="begin"/>
            </w:r>
            <w:r w:rsidR="003D7E2E">
              <w:rPr>
                <w:noProof/>
                <w:webHidden/>
              </w:rPr>
              <w:instrText xml:space="preserve"> PAGEREF _Toc522271446 \h </w:instrText>
            </w:r>
            <w:r w:rsidR="003D7E2E">
              <w:rPr>
                <w:noProof/>
                <w:webHidden/>
              </w:rPr>
            </w:r>
            <w:r w:rsidR="003D7E2E">
              <w:rPr>
                <w:noProof/>
                <w:webHidden/>
              </w:rPr>
              <w:fldChar w:fldCharType="separate"/>
            </w:r>
            <w:r w:rsidR="003D7E2E">
              <w:rPr>
                <w:noProof/>
                <w:webHidden/>
              </w:rPr>
              <w:t>27</w:t>
            </w:r>
            <w:r w:rsidR="003D7E2E">
              <w:rPr>
                <w:noProof/>
                <w:webHidden/>
              </w:rPr>
              <w:fldChar w:fldCharType="end"/>
            </w:r>
          </w:hyperlink>
        </w:p>
        <w:p w:rsidR="003D7E2E" w:rsidRDefault="00617500">
          <w:pPr>
            <w:pStyle w:val="41"/>
            <w:tabs>
              <w:tab w:val="right" w:leader="dot" w:pos="10195"/>
            </w:tabs>
            <w:ind w:left="600"/>
            <w:rPr>
              <w:noProof/>
            </w:rPr>
          </w:pPr>
          <w:hyperlink w:anchor="_Toc522271447" w:history="1">
            <w:r w:rsidR="003D7E2E" w:rsidRPr="00113800">
              <w:rPr>
                <w:rStyle w:val="af5"/>
                <w:noProof/>
              </w:rPr>
              <w:t>QA</w:t>
            </w:r>
            <w:r w:rsidR="003D7E2E">
              <w:rPr>
                <w:noProof/>
                <w:webHidden/>
              </w:rPr>
              <w:tab/>
            </w:r>
            <w:r w:rsidR="003D7E2E">
              <w:rPr>
                <w:noProof/>
                <w:webHidden/>
              </w:rPr>
              <w:fldChar w:fldCharType="begin"/>
            </w:r>
            <w:r w:rsidR="003D7E2E">
              <w:rPr>
                <w:noProof/>
                <w:webHidden/>
              </w:rPr>
              <w:instrText xml:space="preserve"> PAGEREF _Toc522271447 \h </w:instrText>
            </w:r>
            <w:r w:rsidR="003D7E2E">
              <w:rPr>
                <w:noProof/>
                <w:webHidden/>
              </w:rPr>
            </w:r>
            <w:r w:rsidR="003D7E2E">
              <w:rPr>
                <w:noProof/>
                <w:webHidden/>
              </w:rPr>
              <w:fldChar w:fldCharType="separate"/>
            </w:r>
            <w:r w:rsidR="003D7E2E">
              <w:rPr>
                <w:noProof/>
                <w:webHidden/>
              </w:rPr>
              <w:t>27</w:t>
            </w:r>
            <w:r w:rsidR="003D7E2E">
              <w:rPr>
                <w:noProof/>
                <w:webHidden/>
              </w:rPr>
              <w:fldChar w:fldCharType="end"/>
            </w:r>
          </w:hyperlink>
        </w:p>
        <w:p w:rsidR="00D5687B" w:rsidRDefault="00D5687B">
          <w:pPr>
            <w:ind w:left="100" w:right="100"/>
          </w:pPr>
          <w:r>
            <w:fldChar w:fldCharType="end"/>
          </w:r>
        </w:p>
      </w:sdtContent>
    </w:sdt>
    <w:p w:rsidR="00D5687B" w:rsidRDefault="00D5687B">
      <w:pPr>
        <w:widowControl/>
        <w:snapToGrid/>
        <w:ind w:leftChars="0" w:left="0" w:rightChars="0" w:right="0"/>
      </w:pPr>
      <w:r>
        <w:br w:type="page"/>
      </w:r>
    </w:p>
    <w:p w:rsidR="002B4A10" w:rsidRDefault="002B4A10" w:rsidP="002B4A10">
      <w:pPr>
        <w:pStyle w:val="1"/>
      </w:pPr>
      <w:bookmarkStart w:id="0" w:name="_Toc522271404"/>
      <w:r>
        <w:lastRenderedPageBreak/>
        <w:t>一般向け利用マニュアル</w:t>
      </w:r>
      <w:bookmarkEnd w:id="0"/>
    </w:p>
    <w:p w:rsidR="002B4A10" w:rsidRDefault="00D5687B" w:rsidP="002B4A10">
      <w:pPr>
        <w:pStyle w:val="4"/>
        <w:spacing w:before="180" w:after="180"/>
        <w:ind w:left="100" w:right="100"/>
      </w:pPr>
      <w:bookmarkStart w:id="1" w:name="_Toc522271405"/>
      <w:r>
        <w:t>はじめに</w:t>
      </w:r>
      <w:bookmarkEnd w:id="1"/>
    </w:p>
    <w:p w:rsidR="00D5687B" w:rsidRDefault="00D5687B" w:rsidP="00D5687B">
      <w:pPr>
        <w:pStyle w:val="12"/>
        <w:ind w:right="200"/>
      </w:pPr>
      <w:bookmarkStart w:id="2" w:name="_Toc522271406"/>
      <w:r>
        <w:t>システム概要</w:t>
      </w:r>
      <w:bookmarkEnd w:id="2"/>
    </w:p>
    <w:p w:rsidR="00D5687B" w:rsidRDefault="00D5687B" w:rsidP="00D5687B">
      <w:pPr>
        <w:ind w:left="100" w:right="100"/>
      </w:pPr>
    </w:p>
    <w:p w:rsidR="00D5687B" w:rsidRDefault="00D5687B" w:rsidP="00D5687B">
      <w:pPr>
        <w:ind w:left="100" w:right="100"/>
      </w:pPr>
    </w:p>
    <w:p w:rsidR="00D5687B" w:rsidRDefault="00D5687B" w:rsidP="00D5687B">
      <w:pPr>
        <w:pStyle w:val="12"/>
        <w:ind w:right="200"/>
      </w:pPr>
      <w:bookmarkStart w:id="3" w:name="_Toc522271407"/>
      <w:r>
        <w:t>制限事項</w:t>
      </w:r>
      <w:bookmarkEnd w:id="3"/>
    </w:p>
    <w:p w:rsidR="00D5687B" w:rsidRDefault="00D5687B" w:rsidP="00D5687B">
      <w:pPr>
        <w:ind w:left="100" w:right="100"/>
      </w:pPr>
    </w:p>
    <w:p w:rsidR="00D5687B" w:rsidRPr="00D5687B" w:rsidRDefault="00D5687B" w:rsidP="00D5687B">
      <w:pPr>
        <w:ind w:left="100" w:right="100"/>
      </w:pPr>
    </w:p>
    <w:p w:rsidR="00D5687B" w:rsidRDefault="00D5687B" w:rsidP="00D5687B">
      <w:pPr>
        <w:pStyle w:val="4"/>
        <w:spacing w:before="180" w:after="180"/>
        <w:ind w:left="100" w:right="100"/>
      </w:pPr>
      <w:bookmarkStart w:id="4" w:name="_Toc522271408"/>
      <w:r>
        <w:t>ログイン</w:t>
      </w:r>
      <w:bookmarkEnd w:id="4"/>
    </w:p>
    <w:p w:rsidR="00D5687B" w:rsidRDefault="00D5687B" w:rsidP="00D5687B">
      <w:pPr>
        <w:pStyle w:val="12"/>
        <w:ind w:right="200"/>
      </w:pPr>
      <w:bookmarkStart w:id="5" w:name="_Toc522271409"/>
      <w:r>
        <w:t>ログイン手順</w:t>
      </w:r>
      <w:bookmarkEnd w:id="5"/>
    </w:p>
    <w:p w:rsidR="00D5687B" w:rsidRDefault="00D5687B" w:rsidP="0071315D">
      <w:pPr>
        <w:pStyle w:val="a4"/>
        <w:numPr>
          <w:ilvl w:val="0"/>
          <w:numId w:val="2"/>
        </w:numPr>
        <w:ind w:leftChars="0" w:right="100"/>
      </w:pPr>
      <w:r w:rsidRPr="009D5B5C">
        <w:t>デスクトップ又はスタートメニューより「開発計画表システム」をダブルクリックします。</w:t>
      </w:r>
      <w:r>
        <w:br/>
      </w:r>
    </w:p>
    <w:p w:rsidR="00823593" w:rsidRDefault="00D5687B" w:rsidP="0071315D">
      <w:pPr>
        <w:pStyle w:val="a4"/>
        <w:numPr>
          <w:ilvl w:val="0"/>
          <w:numId w:val="2"/>
        </w:numPr>
        <w:ind w:leftChars="0" w:right="100"/>
      </w:pPr>
      <w:r>
        <w:t>「ログイン」画面が起動しますので、「ユーザー</w:t>
      </w:r>
      <w:r>
        <w:t>ID</w:t>
      </w:r>
      <w:r>
        <w:t>」、「パスワード」を入力し「ログイン」ボタンを押下します。</w:t>
      </w:r>
      <w:r>
        <w:br/>
        <w:t xml:space="preserve">※ </w:t>
      </w:r>
      <w:r>
        <w:t>研実のシステム用のパスワードを使っている方は、それをそのまま入力してください。</w:t>
      </w:r>
      <w:r>
        <w:br/>
        <w:t xml:space="preserve">※ </w:t>
      </w:r>
      <w:r>
        <w:t>（</w:t>
      </w:r>
      <w:r w:rsidR="008F2D55">
        <w:rPr>
          <w:rFonts w:hint="eastAsia"/>
        </w:rPr>
        <w:t>間材依頼表、設備管理マネージャ、備品予約貸出、トラック予約表</w:t>
      </w:r>
      <w:r>
        <w:t>）</w:t>
      </w:r>
      <w:r>
        <w:br/>
      </w:r>
      <w:r w:rsidR="001E53F3">
        <w:br/>
      </w:r>
      <w:r w:rsidR="00EB37B9">
        <w:rPr>
          <w:noProof/>
        </w:rPr>
        <mc:AlternateContent>
          <mc:Choice Requires="wpc">
            <w:drawing>
              <wp:inline distT="0" distB="0" distL="0" distR="0">
                <wp:extent cx="5970905" cy="3850005"/>
                <wp:effectExtent l="0" t="0" r="0" b="1270"/>
                <wp:docPr id="467" name="キャンバス 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463" name="Picture 415" descr="ScreenShot0000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8979" cy="1894861"/>
                          </a:xfrm>
                          <a:prstGeom prst="rect">
                            <a:avLst/>
                          </a:prstGeom>
                          <a:noFill/>
                          <a:extLst>
                            <a:ext uri="{909E8E84-426E-40DD-AFC4-6F175D3DCCD1}">
                              <a14:hiddenFill xmlns:a14="http://schemas.microsoft.com/office/drawing/2010/main">
                                <a:solidFill>
                                  <a:srgbClr val="FFFFFF"/>
                                </a:solidFill>
                              </a14:hiddenFill>
                            </a:ext>
                          </a:extLst>
                        </pic:spPr>
                      </pic:pic>
                      <wps:wsp>
                        <wps:cNvPr id="464" name="AutoShape 233"/>
                        <wps:cNvSpPr>
                          <a:spLocks/>
                        </wps:cNvSpPr>
                        <wps:spPr bwMode="auto">
                          <a:xfrm>
                            <a:off x="803620" y="2302445"/>
                            <a:ext cx="5013400" cy="1267739"/>
                          </a:xfrm>
                          <a:prstGeom prst="borderCallout2">
                            <a:avLst>
                              <a:gd name="adj1" fmla="val 9019"/>
                              <a:gd name="adj2" fmla="val -1519"/>
                              <a:gd name="adj3" fmla="val 9019"/>
                              <a:gd name="adj4" fmla="val -1991"/>
                              <a:gd name="adj5" fmla="val -53208"/>
                              <a:gd name="adj6" fmla="val -2472"/>
                            </a:avLst>
                          </a:prstGeom>
                          <a:solidFill>
                            <a:srgbClr val="FFFFFF"/>
                          </a:solidFill>
                          <a:ln w="9525">
                            <a:solidFill>
                              <a:srgbClr val="000000"/>
                            </a:solidFill>
                            <a:miter lim="800000"/>
                            <a:headEnd/>
                            <a:tailEnd/>
                          </a:ln>
                        </wps:spPr>
                        <wps:txbx>
                          <w:txbxContent>
                            <w:p w:rsidR="00617500" w:rsidRDefault="00617500" w:rsidP="00823593">
                              <w:pPr>
                                <w:ind w:leftChars="0" w:left="0" w:right="100"/>
                              </w:pPr>
                              <w:r>
                                <w:t>チェックを有効にし、ログインに成功すると、次回からログイン処理は自動化され、ログイン画面は省略し、メインメニューが表示されます。</w:t>
                              </w:r>
                            </w:p>
                            <w:p w:rsidR="00617500" w:rsidRDefault="00617500" w:rsidP="00823593">
                              <w:pPr>
                                <w:ind w:leftChars="0" w:left="0" w:right="100"/>
                              </w:pPr>
                              <w:r>
                                <w:t xml:space="preserve">※ </w:t>
                              </w:r>
                              <w:r>
                                <w:t>本機能は、お使い</w:t>
                              </w:r>
                              <w:r>
                                <w:t>PC</w:t>
                              </w:r>
                              <w:r>
                                <w:t>のログインユーザー情報（プロファイル）に格納されます。よって、本システムを他の</w:t>
                              </w:r>
                              <w:r>
                                <w:t>PC</w:t>
                              </w:r>
                              <w:r>
                                <w:t>で使用した場合や、プロファイル初期化（</w:t>
                              </w:r>
                              <w:r>
                                <w:t>PC</w:t>
                              </w:r>
                              <w:r>
                                <w:t>の再セットアップ等）が行われた場合は、再度、ログインが必用となります。</w:t>
                              </w:r>
                            </w:p>
                            <w:p w:rsidR="00617500" w:rsidRPr="00730236" w:rsidRDefault="00617500" w:rsidP="00823593">
                              <w:pPr>
                                <w:ind w:leftChars="0" w:left="0" w:right="100"/>
                              </w:pPr>
                              <w:r>
                                <w:rPr>
                                  <w:rFonts w:hint="eastAsia"/>
                                </w:rPr>
                                <w:t>※ログインユーザー情報を保存した</w:t>
                              </w:r>
                              <w:r>
                                <w:rPr>
                                  <w:rFonts w:hint="eastAsia"/>
                                </w:rPr>
                                <w:t>PC</w:t>
                              </w:r>
                              <w:r>
                                <w:rPr>
                                  <w:rFonts w:hint="eastAsia"/>
                                </w:rPr>
                                <w:t>で他人が本システムを操作すると、各操作の登録者として、保存されたログインユーザーが記録されてしまいますので、ご注意ください。</w:t>
                              </w:r>
                            </w:p>
                          </w:txbxContent>
                        </wps:txbx>
                        <wps:bodyPr rot="0" vert="horz" wrap="square" lIns="36000" tIns="36000" rIns="36000" bIns="8890" anchor="t" anchorCtr="0" upright="1">
                          <a:noAutofit/>
                        </wps:bodyPr>
                      </wps:wsp>
                      <wps:wsp>
                        <wps:cNvPr id="465" name="AutoShape 231"/>
                        <wps:cNvSpPr>
                          <a:spLocks/>
                        </wps:cNvSpPr>
                        <wps:spPr bwMode="auto">
                          <a:xfrm>
                            <a:off x="3648236" y="108869"/>
                            <a:ext cx="2168784" cy="609127"/>
                          </a:xfrm>
                          <a:prstGeom prst="borderCallout2">
                            <a:avLst>
                              <a:gd name="adj1" fmla="val 18750"/>
                              <a:gd name="adj2" fmla="val -3514"/>
                              <a:gd name="adj3" fmla="val 18750"/>
                              <a:gd name="adj4" fmla="val -31088"/>
                              <a:gd name="adj5" fmla="val 71565"/>
                              <a:gd name="adj6" fmla="val -59106"/>
                            </a:avLst>
                          </a:prstGeom>
                          <a:solidFill>
                            <a:srgbClr val="FFFFFF"/>
                          </a:solidFill>
                          <a:ln w="9525">
                            <a:solidFill>
                              <a:srgbClr val="000000"/>
                            </a:solidFill>
                            <a:miter lim="800000"/>
                            <a:headEnd/>
                            <a:tailEnd/>
                          </a:ln>
                        </wps:spPr>
                        <wps:txbx>
                          <w:txbxContent>
                            <w:p w:rsidR="00617500" w:rsidRDefault="00617500" w:rsidP="00823593">
                              <w:pPr>
                                <w:ind w:left="100" w:right="100"/>
                              </w:pPr>
                              <w:r>
                                <w:rPr>
                                  <w:rFonts w:hint="eastAsia"/>
                                </w:rPr>
                                <w:t>ユーザー</w:t>
                              </w:r>
                              <w:r>
                                <w:t>名は、０付き職番</w:t>
                              </w:r>
                            </w:p>
                            <w:p w:rsidR="00617500" w:rsidRDefault="00617500" w:rsidP="00823593">
                              <w:pPr>
                                <w:ind w:left="100" w:right="100"/>
                              </w:pPr>
                              <w:r>
                                <w:rPr>
                                  <w:rFonts w:hint="eastAsia"/>
                                </w:rPr>
                                <w:t>FTS</w:t>
                              </w:r>
                              <w:r>
                                <w:rPr>
                                  <w:rFonts w:hint="eastAsia"/>
                                </w:rPr>
                                <w:t>は</w:t>
                              </w:r>
                              <w:r>
                                <w:t>、</w:t>
                              </w:r>
                              <w:r>
                                <w:t>F</w:t>
                              </w:r>
                              <w:r>
                                <w:t>（半角大文字）</w:t>
                              </w:r>
                              <w:r>
                                <w:t>+5</w:t>
                              </w:r>
                              <w:r>
                                <w:t>桁職番</w:t>
                              </w:r>
                            </w:p>
                            <w:p w:rsidR="00617500" w:rsidRPr="00730236" w:rsidRDefault="00617500" w:rsidP="00823593">
                              <w:pPr>
                                <w:ind w:leftChars="0" w:left="0" w:right="100"/>
                              </w:pPr>
                            </w:p>
                          </w:txbxContent>
                        </wps:txbx>
                        <wps:bodyPr rot="0" vert="horz" wrap="square" lIns="36000" tIns="36000" rIns="36000" bIns="8890" anchor="t" anchorCtr="0" upright="1">
                          <a:noAutofit/>
                        </wps:bodyPr>
                      </wps:wsp>
                      <wps:wsp>
                        <wps:cNvPr id="466" name="AutoShape 232"/>
                        <wps:cNvSpPr>
                          <a:spLocks/>
                        </wps:cNvSpPr>
                        <wps:spPr bwMode="auto">
                          <a:xfrm>
                            <a:off x="3648236" y="893446"/>
                            <a:ext cx="2168784" cy="883549"/>
                          </a:xfrm>
                          <a:prstGeom prst="borderCallout2">
                            <a:avLst>
                              <a:gd name="adj1" fmla="val 12940"/>
                              <a:gd name="adj2" fmla="val -3514"/>
                              <a:gd name="adj3" fmla="val 12940"/>
                              <a:gd name="adj4" fmla="val -30884"/>
                              <a:gd name="adj5" fmla="val 4458"/>
                              <a:gd name="adj6" fmla="val -58694"/>
                            </a:avLst>
                          </a:prstGeom>
                          <a:solidFill>
                            <a:srgbClr val="FFFFFF"/>
                          </a:solidFill>
                          <a:ln w="9525">
                            <a:solidFill>
                              <a:srgbClr val="000000"/>
                            </a:solidFill>
                            <a:miter lim="800000"/>
                            <a:headEnd/>
                            <a:tailEnd/>
                          </a:ln>
                        </wps:spPr>
                        <wps:txbx>
                          <w:txbxContent>
                            <w:p w:rsidR="00617500" w:rsidRDefault="00617500" w:rsidP="00823593">
                              <w:pPr>
                                <w:ind w:left="100" w:right="100"/>
                              </w:pPr>
                              <w:r>
                                <w:rPr>
                                  <w:rFonts w:hint="eastAsia"/>
                                </w:rPr>
                                <w:t>パスワードは、他のシステムと共通</w:t>
                              </w:r>
                            </w:p>
                            <w:p w:rsidR="00617500" w:rsidRDefault="00617500" w:rsidP="00EE660E">
                              <w:pPr>
                                <w:ind w:left="100" w:right="100"/>
                              </w:pPr>
                              <w:r>
                                <w:t>・</w:t>
                              </w:r>
                              <w:r>
                                <w:rPr>
                                  <w:rFonts w:hint="eastAsia"/>
                                </w:rPr>
                                <w:t>間材依頼表</w:t>
                              </w:r>
                            </w:p>
                            <w:p w:rsidR="00617500" w:rsidRDefault="00617500" w:rsidP="00EE660E">
                              <w:pPr>
                                <w:ind w:left="100" w:right="100"/>
                              </w:pPr>
                              <w:r>
                                <w:rPr>
                                  <w:rFonts w:hint="eastAsia"/>
                                </w:rPr>
                                <w:t>・</w:t>
                              </w:r>
                              <w:r>
                                <w:t>設備管理マネージャ</w:t>
                              </w:r>
                            </w:p>
                            <w:p w:rsidR="00617500" w:rsidRDefault="00617500" w:rsidP="00EE660E">
                              <w:pPr>
                                <w:ind w:left="100" w:right="100"/>
                              </w:pPr>
                              <w:r>
                                <w:t>・</w:t>
                              </w:r>
                              <w:r>
                                <w:rPr>
                                  <w:rFonts w:hint="eastAsia"/>
                                </w:rPr>
                                <w:t>備品予約貸出</w:t>
                              </w:r>
                            </w:p>
                            <w:p w:rsidR="00617500" w:rsidRDefault="00617500" w:rsidP="00EE660E">
                              <w:pPr>
                                <w:ind w:left="100" w:right="100"/>
                              </w:pPr>
                              <w:r>
                                <w:t>・</w:t>
                              </w:r>
                              <w:r>
                                <w:rPr>
                                  <w:rFonts w:hint="eastAsia"/>
                                </w:rPr>
                                <w:t>トラック</w:t>
                              </w:r>
                              <w:r>
                                <w:t>予約表</w:t>
                              </w:r>
                            </w:p>
                            <w:p w:rsidR="00617500" w:rsidRPr="00730236" w:rsidRDefault="00617500" w:rsidP="00823593">
                              <w:pPr>
                                <w:ind w:leftChars="0" w:left="0" w:right="100"/>
                              </w:pPr>
                            </w:p>
                          </w:txbxContent>
                        </wps:txbx>
                        <wps:bodyPr rot="0" vert="horz" wrap="square" lIns="36000" tIns="36000" rIns="36000" bIns="8890" anchor="t" anchorCtr="0" upright="1">
                          <a:noAutofit/>
                        </wps:bodyPr>
                      </wps:wsp>
                    </wpc:wpc>
                  </a:graphicData>
                </a:graphic>
              </wp:inline>
            </w:drawing>
          </mc:Choice>
          <mc:Fallback>
            <w:pict>
              <v:group id="キャンバス 37" o:spid="_x0000_s1026" editas="canvas" style="width:470.15pt;height:303.15pt;mso-position-horizontal-relative:char;mso-position-vertical-relative:line" coordsize="59709,38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709;height:38500;visibility:visible;mso-wrap-style:square">
                  <v:fill o:detectmouseclick="t"/>
                  <v:path o:connecttype="none"/>
                </v:shape>
                <v:shape id="Picture 415" o:spid="_x0000_s1028" type="#_x0000_t75" alt="ScreenShot00005" style="position:absolute;width:32189;height:189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0kBrGAAAA3AAAAA8AAABkcnMvZG93bnJldi54bWxEj91qwkAUhO+FvsNyCr3TTf0JJbpKahXt&#10;TSFpH+CQPSZps2dDdo1pn94VhF4OM/MNs9oMphE9da62rOB5EoEgLqyuuVTw9bkfv4BwHlljY5kU&#10;/JKDzfphtMJE2wtn1Oe+FAHCLkEFlfdtIqUrKjLoJrYlDt7JdgZ9kF0pdYeXADeNnEZRLA3WHBYq&#10;bGlbUfGTn42C/FD/mdePd9fPvhe7yGXpW9ymSj09DukShKfB/4fv7aNWMI9ncDsTjoBcX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HSQGsYAAADcAAAADwAAAAAAAAAAAAAA&#10;AACfAgAAZHJzL2Rvd25yZXYueG1sUEsFBgAAAAAEAAQA9wAAAJIDAAAAAA==&#10;">
                  <v:imagedata r:id="rId9" o:title="ScreenShot00005"/>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AutoShape 233" o:spid="_x0000_s1029" type="#_x0000_t48" style="position:absolute;left:8036;top:23024;width:50134;height:12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Bwx8QA&#10;AADcAAAADwAAAGRycy9kb3ducmV2LnhtbESPT4vCMBTE74LfITzBi6ypIrrWRpGFgniRVVnY27N5&#10;/YPNS2myWr+9ERY8DjPzGybZdKYWN2pdZVnBZByBIM6srrhQcD6lH58gnEfWWFsmBQ9ysFn3ewnG&#10;2t75m25HX4gAYRejgtL7JpbSZSUZdGPbEAcvt61BH2RbSN3iPcBNLadRNJcGKw4LJTb0VVJ2Pf4Z&#10;Bdko3U8Y88XhKuVvSj9Lji5aqeGg265AeOr8O/zf3mkFs/kMXmfCE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AcMfEAAAA3AAAAA8AAAAAAAAAAAAAAAAAmAIAAGRycy9k&#10;b3ducmV2LnhtbFBLBQYAAAAABAAEAPUAAACJAwAAAAA=&#10;" adj="-534,-11493,-430,1948,-328,1948">
                  <v:textbox inset="1mm,1mm,1mm,.7pt">
                    <w:txbxContent>
                      <w:p w:rsidR="00617500" w:rsidRDefault="00617500" w:rsidP="00823593">
                        <w:pPr>
                          <w:ind w:leftChars="0" w:left="0" w:right="100"/>
                        </w:pPr>
                        <w:r>
                          <w:t>チェックを有効にし、ログインに成功すると、次回からログイン処理は自動化され、ログイン画面は省略し、メインメニューが表示されます。</w:t>
                        </w:r>
                      </w:p>
                      <w:p w:rsidR="00617500" w:rsidRDefault="00617500" w:rsidP="00823593">
                        <w:pPr>
                          <w:ind w:leftChars="0" w:left="0" w:right="100"/>
                        </w:pPr>
                        <w:r>
                          <w:t xml:space="preserve">※ </w:t>
                        </w:r>
                        <w:r>
                          <w:t>本機能は、お使い</w:t>
                        </w:r>
                        <w:r>
                          <w:t>PC</w:t>
                        </w:r>
                        <w:r>
                          <w:t>のログインユーザー情報（プロファイル）に格納されます。よって、本システムを他の</w:t>
                        </w:r>
                        <w:r>
                          <w:t>PC</w:t>
                        </w:r>
                        <w:r>
                          <w:t>で使用した場合や、プロファイル初期化（</w:t>
                        </w:r>
                        <w:r>
                          <w:t>PC</w:t>
                        </w:r>
                        <w:r>
                          <w:t>の再セットアップ等）が行われた場合は、再度、ログインが必用となります。</w:t>
                        </w:r>
                      </w:p>
                      <w:p w:rsidR="00617500" w:rsidRPr="00730236" w:rsidRDefault="00617500" w:rsidP="00823593">
                        <w:pPr>
                          <w:ind w:leftChars="0" w:left="0" w:right="100"/>
                        </w:pPr>
                        <w:r>
                          <w:rPr>
                            <w:rFonts w:hint="eastAsia"/>
                          </w:rPr>
                          <w:t>※ログインユーザー情報を保存した</w:t>
                        </w:r>
                        <w:r>
                          <w:rPr>
                            <w:rFonts w:hint="eastAsia"/>
                          </w:rPr>
                          <w:t>PC</w:t>
                        </w:r>
                        <w:r>
                          <w:rPr>
                            <w:rFonts w:hint="eastAsia"/>
                          </w:rPr>
                          <w:t>で他人が本システムを操作すると、各操作の登録者として、保存されたログインユーザーが記録されてしまいますので、ご注意ください。</w:t>
                        </w:r>
                      </w:p>
                    </w:txbxContent>
                  </v:textbox>
                </v:shape>
                <v:shape id="AutoShape 231" o:spid="_x0000_s1030" type="#_x0000_t48" style="position:absolute;left:36482;top:1088;width:21688;height:6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W38sQA&#10;AADcAAAADwAAAGRycy9kb3ducmV2LnhtbESPT2sCMRTE7wW/Q3iCl6JZbf3DahQRpb1WBa/PzXN3&#10;dfOS3UTdfvumUOhxmJnfMItVayrxoMaXlhUMBwkI4szqknMFx8OuPwPhA7LGyjIp+CYPq2XnZYGp&#10;tk/+osc+5CJC2KeooAjBpVL6rCCDfmAdcfQutjEYomxyqRt8Rrip5ChJJtJgyXGhQEebgrLb/m4U&#10;1Oth6bcnX9fn1w9+M5kL06tTqtdt13MQgdrwH/5rf2oF75Mx/J6JR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lt/LEAAAA3AAAAA8AAAAAAAAAAAAAAAAAmAIAAGRycy9k&#10;b3ducmV2LnhtbFBLBQYAAAAABAAEAPUAAACJAwAAAAA=&#10;" adj="-12767,15458,-6715,,-759">
                  <v:textbox inset="1mm,1mm,1mm,.7pt">
                    <w:txbxContent>
                      <w:p w:rsidR="00617500" w:rsidRDefault="00617500" w:rsidP="00823593">
                        <w:pPr>
                          <w:ind w:left="100" w:right="100"/>
                        </w:pPr>
                        <w:r>
                          <w:rPr>
                            <w:rFonts w:hint="eastAsia"/>
                          </w:rPr>
                          <w:t>ユーザー</w:t>
                        </w:r>
                        <w:r>
                          <w:t>名は、０付き職番</w:t>
                        </w:r>
                      </w:p>
                      <w:p w:rsidR="00617500" w:rsidRDefault="00617500" w:rsidP="00823593">
                        <w:pPr>
                          <w:ind w:left="100" w:right="100"/>
                        </w:pPr>
                        <w:r>
                          <w:rPr>
                            <w:rFonts w:hint="eastAsia"/>
                          </w:rPr>
                          <w:t>FTS</w:t>
                        </w:r>
                        <w:r>
                          <w:rPr>
                            <w:rFonts w:hint="eastAsia"/>
                          </w:rPr>
                          <w:t>は</w:t>
                        </w:r>
                        <w:r>
                          <w:t>、</w:t>
                        </w:r>
                        <w:r>
                          <w:t>F</w:t>
                        </w:r>
                        <w:r>
                          <w:t>（半角大文字）</w:t>
                        </w:r>
                        <w:r>
                          <w:t>+5</w:t>
                        </w:r>
                        <w:r>
                          <w:t>桁職番</w:t>
                        </w:r>
                      </w:p>
                      <w:p w:rsidR="00617500" w:rsidRPr="00730236" w:rsidRDefault="00617500" w:rsidP="00823593">
                        <w:pPr>
                          <w:ind w:leftChars="0" w:left="0" w:right="100"/>
                        </w:pPr>
                      </w:p>
                    </w:txbxContent>
                  </v:textbox>
                  <o:callout v:ext="edit" minusy="t"/>
                </v:shape>
                <v:shape id="AutoShape 232" o:spid="_x0000_s1031" type="#_x0000_t48" style="position:absolute;left:36482;top:8934;width:21688;height:8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92kcQA&#10;AADcAAAADwAAAGRycy9kb3ducmV2LnhtbESPwWrDMBBE74X+g9hAb7WcNJjWjRJMIRB6q9JDj1tr&#10;Y5lYK2MptvP3UaGQ4zAzb5jNbnadGGkIrWcFyywHQVx703Kj4Pu4f34FESKywc4zKbhSgN328WGD&#10;pfETf9GoYyMShEOJCmyMfSllqC05DJnviZN38oPDmOTQSDPglOCuk6s8L6TDltOCxZ4+LNVnfXEK&#10;9GGtObf7qdI/1XxavhTj2++nUk+LuXoHEWmO9/B/+2AUrIsC/s6kI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fdpHEAAAA3AAAAA8AAAAAAAAAAAAAAAAAmAIAAGRycy9k&#10;b3ducmV2LnhtbFBLBQYAAAAABAAEAPUAAACJAwAAAAA=&#10;" adj="-12678,963,-6671,2795,-759,2795">
                  <v:textbox inset="1mm,1mm,1mm,.7pt">
                    <w:txbxContent>
                      <w:p w:rsidR="00617500" w:rsidRDefault="00617500" w:rsidP="00823593">
                        <w:pPr>
                          <w:ind w:left="100" w:right="100"/>
                        </w:pPr>
                        <w:r>
                          <w:rPr>
                            <w:rFonts w:hint="eastAsia"/>
                          </w:rPr>
                          <w:t>パスワードは、他のシステムと共通</w:t>
                        </w:r>
                      </w:p>
                      <w:p w:rsidR="00617500" w:rsidRDefault="00617500" w:rsidP="00EE660E">
                        <w:pPr>
                          <w:ind w:left="100" w:right="100"/>
                        </w:pPr>
                        <w:r>
                          <w:t>・</w:t>
                        </w:r>
                        <w:r>
                          <w:rPr>
                            <w:rFonts w:hint="eastAsia"/>
                          </w:rPr>
                          <w:t>間材依頼表</w:t>
                        </w:r>
                      </w:p>
                      <w:p w:rsidR="00617500" w:rsidRDefault="00617500" w:rsidP="00EE660E">
                        <w:pPr>
                          <w:ind w:left="100" w:right="100"/>
                        </w:pPr>
                        <w:r>
                          <w:rPr>
                            <w:rFonts w:hint="eastAsia"/>
                          </w:rPr>
                          <w:t>・</w:t>
                        </w:r>
                        <w:r>
                          <w:t>設備管理マネージャ</w:t>
                        </w:r>
                      </w:p>
                      <w:p w:rsidR="00617500" w:rsidRDefault="00617500" w:rsidP="00EE660E">
                        <w:pPr>
                          <w:ind w:left="100" w:right="100"/>
                        </w:pPr>
                        <w:r>
                          <w:t>・</w:t>
                        </w:r>
                        <w:r>
                          <w:rPr>
                            <w:rFonts w:hint="eastAsia"/>
                          </w:rPr>
                          <w:t>備品予約貸出</w:t>
                        </w:r>
                      </w:p>
                      <w:p w:rsidR="00617500" w:rsidRDefault="00617500" w:rsidP="00EE660E">
                        <w:pPr>
                          <w:ind w:left="100" w:right="100"/>
                        </w:pPr>
                        <w:r>
                          <w:t>・</w:t>
                        </w:r>
                        <w:r>
                          <w:rPr>
                            <w:rFonts w:hint="eastAsia"/>
                          </w:rPr>
                          <w:t>トラック</w:t>
                        </w:r>
                        <w:r>
                          <w:t>予約表</w:t>
                        </w:r>
                      </w:p>
                      <w:p w:rsidR="00617500" w:rsidRPr="00730236" w:rsidRDefault="00617500" w:rsidP="00823593">
                        <w:pPr>
                          <w:ind w:leftChars="0" w:left="0" w:right="100"/>
                        </w:pPr>
                      </w:p>
                    </w:txbxContent>
                  </v:textbox>
                </v:shape>
                <w10:anchorlock/>
              </v:group>
            </w:pict>
          </mc:Fallback>
        </mc:AlternateContent>
      </w:r>
      <w:r>
        <w:br/>
      </w:r>
    </w:p>
    <w:p w:rsidR="00D5687B" w:rsidRDefault="00730236" w:rsidP="0071315D">
      <w:pPr>
        <w:pStyle w:val="a4"/>
        <w:numPr>
          <w:ilvl w:val="0"/>
          <w:numId w:val="2"/>
        </w:numPr>
        <w:ind w:leftChars="0" w:right="100"/>
      </w:pPr>
      <w:r>
        <w:t>ログインが成功するとメインメニュー画面が開きます。</w:t>
      </w:r>
    </w:p>
    <w:p w:rsidR="00D5687B" w:rsidRDefault="00D5687B" w:rsidP="00D5687B">
      <w:pPr>
        <w:ind w:left="100" w:right="100"/>
      </w:pPr>
    </w:p>
    <w:p w:rsidR="00D5687B" w:rsidRDefault="00730236" w:rsidP="0044169F">
      <w:pPr>
        <w:pStyle w:val="12"/>
        <w:ind w:right="200"/>
      </w:pPr>
      <w:bookmarkStart w:id="6" w:name="_Toc522271410"/>
      <w:r>
        <w:rPr>
          <w:rFonts w:hint="eastAsia"/>
        </w:rPr>
        <w:t>ログインが</w:t>
      </w:r>
      <w:r w:rsidR="0044169F">
        <w:rPr>
          <w:rFonts w:hint="eastAsia"/>
        </w:rPr>
        <w:t>できない時</w:t>
      </w:r>
      <w:bookmarkEnd w:id="6"/>
    </w:p>
    <w:p w:rsidR="0044169F" w:rsidRDefault="0044169F" w:rsidP="0071315D">
      <w:pPr>
        <w:pStyle w:val="a4"/>
        <w:numPr>
          <w:ilvl w:val="0"/>
          <w:numId w:val="3"/>
        </w:numPr>
        <w:ind w:leftChars="0" w:right="100"/>
      </w:pPr>
      <w:r>
        <w:t>エラーメッセージ「</w:t>
      </w:r>
      <w:r w:rsidRPr="0044169F">
        <w:rPr>
          <w:rFonts w:hint="eastAsia"/>
        </w:rPr>
        <w:t>ログインに失敗しました。入力内容を確認して下さい。</w:t>
      </w:r>
      <w:r>
        <w:rPr>
          <w:rFonts w:hint="eastAsia"/>
        </w:rPr>
        <w:t>」と表示される。</w:t>
      </w:r>
    </w:p>
    <w:p w:rsidR="008F2D55" w:rsidRDefault="008F2D55" w:rsidP="0012723C">
      <w:pPr>
        <w:ind w:leftChars="250" w:left="500" w:right="100"/>
      </w:pPr>
    </w:p>
    <w:p w:rsidR="0044169F" w:rsidRDefault="00EB37B9" w:rsidP="0012723C">
      <w:pPr>
        <w:ind w:leftChars="250" w:left="500" w:right="100"/>
      </w:pPr>
      <w:r>
        <w:rPr>
          <w:noProof/>
        </w:rPr>
        <w:lastRenderedPageBreak/>
        <mc:AlternateContent>
          <mc:Choice Requires="wpc">
            <w:drawing>
              <wp:inline distT="0" distB="0" distL="0" distR="0">
                <wp:extent cx="6480175" cy="1459230"/>
                <wp:effectExtent l="0" t="0" r="0" b="1270"/>
                <wp:docPr id="271" name="キャンバス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462" name="Picture 430" descr="ScreenShot00009"/>
                          <pic:cNvPicPr>
                            <a:picLocks noChangeAspect="1" noChangeArrowheads="1"/>
                          </pic:cNvPicPr>
                        </pic:nvPicPr>
                        <pic:blipFill>
                          <a:blip r:embed="rId10">
                            <a:extLst>
                              <a:ext uri="{28A0092B-C50C-407E-A947-70E740481C1C}">
                                <a14:useLocalDpi xmlns:a14="http://schemas.microsoft.com/office/drawing/2010/main" val="0"/>
                              </a:ext>
                            </a:extLst>
                          </a:blip>
                          <a:srcRect l="572" t="1439"/>
                          <a:stretch>
                            <a:fillRect/>
                          </a:stretch>
                        </pic:blipFill>
                        <pic:spPr bwMode="auto">
                          <a:xfrm>
                            <a:off x="19801" y="18904"/>
                            <a:ext cx="3418292" cy="130529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2DE692AE" id="キャンバス 271" o:spid="_x0000_s1026" editas="canvas" style="width:510.25pt;height:114.9pt;mso-position-horizontal-relative:char;mso-position-vertical-relative:line" coordsize="64801,14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">
                <v:shape id="_x0000_s1027" type="#_x0000_t75" style="position:absolute;width:64801;height:14592;visibility:visible;mso-wrap-style:square">
                  <v:fill o:detectmouseclick="t"/>
                  <v:path o:connecttype="none"/>
                </v:shape>
                <v:shape id="Picture 430" o:spid="_x0000_s1028" type="#_x0000_t75" alt="ScreenShot00009" style="position:absolute;left:198;top:189;width:34182;height:13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tf5nDAAAA3AAAAA8AAABkcnMvZG93bnJldi54bWxEj0FrwkAQhe8F/8Mygpeiu4YgEl1FFEHo&#10;qWmh1yE7JovZ2ZhdY/rvu4VCj48373vztvvRtWKgPljPGpYLBYK48sZyreHz4zxfgwgR2WDrmTR8&#10;U4D9bvKyxcL4J7/TUMZaJAiHAjU0MXaFlKFqyGFY+I44eVffO4xJ9rU0PT4T3LUyU2olHVpODQ12&#10;dGyoupUPl954vEp7yt/y+yDpK6pjpmzptJ5Nx8MGRKQx/h//pS9GQ77K4HdMIoDc/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K1/mcMAAADcAAAADwAAAAAAAAAAAAAAAACf&#10;AgAAZHJzL2Rvd25yZXYueG1sUEsFBgAAAAAEAAQA9wAAAI8DAAAAAA==&#10;">
                  <v:imagedata r:id="rId11" o:title="ScreenShot00009" croptop="943f" cropleft="375f"/>
                </v:shape>
                <w10:anchorlock/>
              </v:group>
            </w:pict>
          </mc:Fallback>
        </mc:AlternateContent>
      </w:r>
    </w:p>
    <w:p w:rsidR="009759CF" w:rsidRDefault="009759CF" w:rsidP="0012723C">
      <w:pPr>
        <w:ind w:leftChars="250" w:left="500" w:right="100"/>
      </w:pPr>
    </w:p>
    <w:p w:rsidR="009759CF" w:rsidRDefault="009759CF" w:rsidP="0012723C">
      <w:pPr>
        <w:ind w:leftChars="250" w:left="500" w:right="100"/>
      </w:pPr>
    </w:p>
    <w:p w:rsidR="0044169F" w:rsidRDefault="0044169F" w:rsidP="0012723C">
      <w:pPr>
        <w:ind w:leftChars="250" w:left="500" w:right="100"/>
      </w:pPr>
      <w:r>
        <w:t xml:space="preserve">◯ </w:t>
      </w:r>
      <w:r>
        <w:t>原因</w:t>
      </w:r>
    </w:p>
    <w:p w:rsidR="0044169F" w:rsidRDefault="0044169F" w:rsidP="0012723C">
      <w:pPr>
        <w:ind w:leftChars="250" w:left="500" w:right="100"/>
      </w:pPr>
      <w:r>
        <w:t>ユーザー</w:t>
      </w:r>
      <w:r>
        <w:t>ID</w:t>
      </w:r>
      <w:r>
        <w:t>又は、パスワードが違います。</w:t>
      </w:r>
    </w:p>
    <w:p w:rsidR="0044169F" w:rsidRDefault="0044169F" w:rsidP="0012723C">
      <w:pPr>
        <w:ind w:leftChars="250" w:left="500" w:right="100"/>
      </w:pPr>
    </w:p>
    <w:p w:rsidR="0044169F" w:rsidRDefault="0044169F" w:rsidP="0012723C">
      <w:pPr>
        <w:ind w:leftChars="250" w:left="500" w:right="100"/>
      </w:pPr>
      <w:r>
        <w:t xml:space="preserve">◯ </w:t>
      </w:r>
      <w:r>
        <w:t>対処</w:t>
      </w:r>
    </w:p>
    <w:p w:rsidR="0044169F" w:rsidRDefault="0044169F" w:rsidP="0012723C">
      <w:pPr>
        <w:ind w:leftChars="250" w:left="500" w:right="100"/>
      </w:pPr>
      <w:r>
        <w:rPr>
          <w:rFonts w:hint="eastAsia"/>
        </w:rPr>
        <w:t>ユーザー</w:t>
      </w:r>
      <w:r>
        <w:rPr>
          <w:rFonts w:hint="eastAsia"/>
        </w:rPr>
        <w:t>ID</w:t>
      </w:r>
      <w:r>
        <w:rPr>
          <w:rFonts w:hint="eastAsia"/>
        </w:rPr>
        <w:t>、パスワードは、大文字と小文字を正確に入力する必用があります。</w:t>
      </w:r>
    </w:p>
    <w:p w:rsidR="0044169F" w:rsidRDefault="0044169F" w:rsidP="0012723C">
      <w:pPr>
        <w:ind w:leftChars="250" w:left="500" w:right="100"/>
      </w:pPr>
      <w:r>
        <w:t>キーボードの「</w:t>
      </w:r>
      <w:r w:rsidR="00F1445E">
        <w:t>Caps Lock</w:t>
      </w:r>
      <w:r>
        <w:t>」の状態を確認の上、正確に入力してください。</w:t>
      </w:r>
    </w:p>
    <w:p w:rsidR="0044169F" w:rsidRDefault="0044169F" w:rsidP="0012723C">
      <w:pPr>
        <w:ind w:leftChars="250" w:left="500" w:right="100"/>
      </w:pPr>
      <w:r>
        <w:t>それでも、同じエラーメッセージが表示される場合は、システム担当「</w:t>
      </w:r>
      <w:r>
        <w:t>support_gj1@subaru.co.jp</w:t>
      </w:r>
      <w:r>
        <w:rPr>
          <w:rFonts w:hint="eastAsia"/>
        </w:rPr>
        <w:t>」</w:t>
      </w:r>
      <w:r>
        <w:t>まで、お問合せください。</w:t>
      </w:r>
    </w:p>
    <w:p w:rsidR="0044169F" w:rsidRDefault="0044169F" w:rsidP="00D5687B">
      <w:pPr>
        <w:ind w:left="100" w:right="100"/>
      </w:pPr>
    </w:p>
    <w:p w:rsidR="0044169F" w:rsidRDefault="0044169F" w:rsidP="00D5687B">
      <w:pPr>
        <w:ind w:left="100" w:right="100"/>
      </w:pPr>
    </w:p>
    <w:p w:rsidR="00D94637" w:rsidRDefault="0044169F">
      <w:pPr>
        <w:pStyle w:val="a4"/>
        <w:numPr>
          <w:ilvl w:val="0"/>
          <w:numId w:val="3"/>
        </w:numPr>
        <w:ind w:leftChars="0" w:right="100"/>
      </w:pPr>
      <w:r>
        <w:t>エラーメッセージ「</w:t>
      </w:r>
      <w:r w:rsidRPr="0044169F">
        <w:rPr>
          <w:rFonts w:hint="eastAsia"/>
        </w:rPr>
        <w:t>ログイン権限がありません。</w:t>
      </w:r>
      <w:r>
        <w:rPr>
          <w:rFonts w:hint="eastAsia"/>
        </w:rPr>
        <w:t>」と表示される。</w:t>
      </w:r>
    </w:p>
    <w:p w:rsidR="00D94637" w:rsidRDefault="00D94637" w:rsidP="003D7E2E">
      <w:pPr>
        <w:pStyle w:val="a4"/>
        <w:ind w:leftChars="0" w:left="520" w:right="100"/>
      </w:pPr>
    </w:p>
    <w:p w:rsidR="008F2D55" w:rsidRDefault="00D94637" w:rsidP="009759CF">
      <w:pPr>
        <w:ind w:leftChars="0" w:right="100"/>
      </w:pPr>
      <w:r>
        <w:rPr>
          <w:rFonts w:hint="eastAsia"/>
        </w:rPr>
        <w:t xml:space="preserve">　　　　</w:t>
      </w:r>
      <w:r>
        <w:rPr>
          <w:noProof/>
        </w:rPr>
        <mc:AlternateContent>
          <mc:Choice Requires="wpc">
            <w:drawing>
              <wp:inline distT="0" distB="0" distL="0" distR="0">
                <wp:extent cx="2447925" cy="1581150"/>
                <wp:effectExtent l="0" t="0" r="0" b="0"/>
                <wp:docPr id="23" name="キャンバス 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68" name="図 46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28151"/>
                            <a:ext cx="2209800" cy="1552999"/>
                          </a:xfrm>
                          <a:prstGeom prst="rect">
                            <a:avLst/>
                          </a:prstGeom>
                        </pic:spPr>
                      </pic:pic>
                    </wpc:wpc>
                  </a:graphicData>
                </a:graphic>
              </wp:inline>
            </w:drawing>
          </mc:Choice>
          <mc:Fallback>
            <w:pict>
              <v:group w14:anchorId="21664F4B" id="キャンバス 23" o:spid="_x0000_s1026" editas="canvas" style="width:192.75pt;height:124.5pt;mso-position-horizontal-relative:char;mso-position-vertical-relative:line" coordsize="24479,15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4479;height:15811;visibility:visible;mso-wrap-style:square">
                  <v:fill o:detectmouseclick="t"/>
                  <v:path o:connecttype="none"/>
                </v:shape>
                <v:shape id="図 468" o:spid="_x0000_s1028" type="#_x0000_t75" style="position:absolute;top:281;width:22098;height:155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HPazDAAAA3AAAAA8AAABkcnMvZG93bnJldi54bWxET11rwjAUfR/4H8IVfBFNJ6JbNS1DULeB&#10;4HTg66W5NsXmpjRR63798jDY4+F8L/PO1uJGra8cK3geJyCIC6crLhV8H9ejFxA+IGusHZOCB3nI&#10;s97TElPt7vxFt0MoRQxhn6ICE0KTSukLQxb92DXEkTu71mKIsC2lbvEew20tJ0kykxYrjg0GG1oZ&#10;Ki6Hq1UgP83r5jQc7k340bvtRzevyslcqUG/e1uACNSFf/Gf+10rmM7i2ngmHgGZ/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Mc9rMMAAADcAAAADwAAAAAAAAAAAAAAAACf&#10;AgAAZHJzL2Rvd25yZXYueG1sUEsFBgAAAAAEAAQA9wAAAI8DAAAAAA==&#10;">
                  <v:imagedata r:id="rId13" o:title=""/>
                  <v:path arrowok="t"/>
                </v:shape>
                <w10:anchorlock/>
              </v:group>
            </w:pict>
          </mc:Fallback>
        </mc:AlternateContent>
      </w:r>
    </w:p>
    <w:p w:rsidR="0044169F" w:rsidRDefault="0044169F" w:rsidP="0012723C">
      <w:pPr>
        <w:ind w:leftChars="250" w:left="500" w:right="100"/>
      </w:pPr>
      <w:r>
        <w:rPr>
          <w:rFonts w:ascii="ＭＳ 明朝" w:eastAsia="ＭＳ 明朝" w:hAnsi="ＭＳ 明朝" w:cs="ＭＳ 明朝" w:hint="eastAsia"/>
        </w:rPr>
        <w:t>◯</w:t>
      </w:r>
      <w:r>
        <w:t xml:space="preserve"> </w:t>
      </w:r>
      <w:r>
        <w:t>原因</w:t>
      </w:r>
    </w:p>
    <w:p w:rsidR="0044169F" w:rsidRDefault="0044169F" w:rsidP="0012723C">
      <w:pPr>
        <w:ind w:leftChars="250" w:left="500" w:right="100"/>
      </w:pPr>
      <w:r>
        <w:t>開発計画表システムを利用できる権限がありません。</w:t>
      </w:r>
    </w:p>
    <w:p w:rsidR="0044169F" w:rsidRDefault="0044169F" w:rsidP="0012723C">
      <w:pPr>
        <w:ind w:leftChars="250" w:left="500" w:right="100"/>
      </w:pPr>
    </w:p>
    <w:p w:rsidR="0044169F" w:rsidRDefault="0044169F" w:rsidP="0012723C">
      <w:pPr>
        <w:ind w:leftChars="250" w:left="500" w:right="100"/>
      </w:pPr>
      <w:r>
        <w:rPr>
          <w:rFonts w:ascii="ＭＳ 明朝" w:hAnsi="ＭＳ 明朝" w:cs="ＭＳ 明朝"/>
        </w:rPr>
        <w:t>◯</w:t>
      </w:r>
      <w:r>
        <w:t xml:space="preserve"> </w:t>
      </w:r>
      <w:r>
        <w:t>対処</w:t>
      </w:r>
    </w:p>
    <w:p w:rsidR="0044169F" w:rsidRDefault="0044169F" w:rsidP="0012723C">
      <w:pPr>
        <w:ind w:leftChars="250" w:left="500" w:right="100"/>
      </w:pPr>
      <w:r>
        <w:t>開発計画表システムを利用される場合、システム担当「</w:t>
      </w:r>
      <w:r>
        <w:t>support_gj1@subaru.co.jp</w:t>
      </w:r>
      <w:r>
        <w:rPr>
          <w:rFonts w:hint="eastAsia"/>
        </w:rPr>
        <w:t>」</w:t>
      </w:r>
      <w:r>
        <w:t>まで、お問合せください。</w:t>
      </w:r>
    </w:p>
    <w:p w:rsidR="0044169F" w:rsidRDefault="0044169F" w:rsidP="00D5687B">
      <w:pPr>
        <w:ind w:left="100" w:right="100"/>
      </w:pPr>
    </w:p>
    <w:p w:rsidR="008F2D55" w:rsidRDefault="0012723C">
      <w:pPr>
        <w:pStyle w:val="a4"/>
        <w:numPr>
          <w:ilvl w:val="0"/>
          <w:numId w:val="3"/>
        </w:numPr>
        <w:ind w:leftChars="0" w:right="100"/>
      </w:pPr>
      <w:r>
        <w:t>エラーメッセージ</w:t>
      </w:r>
      <w:r w:rsidR="00E15FDD">
        <w:rPr>
          <w:rFonts w:hint="eastAsia"/>
        </w:rPr>
        <w:t>「</w:t>
      </w:r>
      <w:proofErr w:type="spellStart"/>
      <w:r w:rsidR="00E15FDD">
        <w:rPr>
          <w:rFonts w:hint="eastAsia"/>
        </w:rPr>
        <w:t>WebAPI</w:t>
      </w:r>
      <w:proofErr w:type="spellEnd"/>
      <w:r w:rsidR="00E15FDD">
        <w:rPr>
          <w:rFonts w:hint="eastAsia"/>
        </w:rPr>
        <w:t>に接続できませんでした。システム管理者に連絡してください。」が表示され、</w:t>
      </w:r>
      <w:r w:rsidR="00E15FDD">
        <w:rPr>
          <w:rFonts w:hint="eastAsia"/>
        </w:rPr>
        <w:t>OK</w:t>
      </w:r>
      <w:r w:rsidR="00E15FDD">
        <w:rPr>
          <w:rFonts w:hint="eastAsia"/>
        </w:rPr>
        <w:t>をクリックすると、</w:t>
      </w:r>
      <w:r>
        <w:t>「</w:t>
      </w:r>
      <w:r w:rsidRPr="0012723C">
        <w:rPr>
          <w:rFonts w:hint="eastAsia"/>
        </w:rPr>
        <w:t>システムエラーが発生しました。管理者に連絡して下さい。</w:t>
      </w:r>
      <w:r>
        <w:rPr>
          <w:rFonts w:hint="eastAsia"/>
        </w:rPr>
        <w:t>」と表示される。</w:t>
      </w:r>
    </w:p>
    <w:p w:rsidR="009759CF" w:rsidRDefault="009759CF" w:rsidP="009759CF">
      <w:pPr>
        <w:ind w:leftChars="0" w:right="100"/>
      </w:pPr>
    </w:p>
    <w:p w:rsidR="008F2D55" w:rsidRDefault="00EB37B9" w:rsidP="009759CF">
      <w:pPr>
        <w:ind w:leftChars="0" w:right="100"/>
      </w:pPr>
      <w:r>
        <w:rPr>
          <w:noProof/>
        </w:rPr>
        <mc:AlternateContent>
          <mc:Choice Requires="wpc">
            <w:drawing>
              <wp:inline distT="0" distB="0" distL="0" distR="0">
                <wp:extent cx="6480175" cy="2192655"/>
                <wp:effectExtent l="0" t="3810" r="0" b="3810"/>
                <wp:docPr id="296" name="キャンバス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460" name="Picture 432" descr="ScreenShot000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1391" cy="10868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433" descr="ScreenShot00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585697" y="0"/>
                            <a:ext cx="2894478" cy="2140427"/>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5E384D0" id="キャンバス 296" o:spid="_x0000_s1026" editas="canvas" style="width:510.25pt;height:172.65pt;mso-position-horizontal-relative:char;mso-position-vertical-relative:line" coordsize="64801,21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">
                <v:shape id="_x0000_s1027" type="#_x0000_t75" style="position:absolute;width:64801;height:21926;visibility:visible;mso-wrap-style:square">
                  <v:fill o:detectmouseclick="t"/>
                  <v:path o:connecttype="none"/>
                </v:shape>
                <v:shape id="Picture 432" o:spid="_x0000_s1028" type="#_x0000_t75" alt="ScreenShot00011" style="position:absolute;width:33813;height:10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XWf3AAAAA3AAAAA8AAABkcnMvZG93bnJldi54bWxET8uKwjAU3Q/4D+EK7sbUB61Uo4ggOu6s&#10;LnR3aa5tsbkpTdT695OF4PJw3otVZ2rxpNZVlhWMhhEI4tzqigsF59P2dwbCeWSNtWVS8CYHq2Xv&#10;Z4Gpti8+0jPzhQgh7FJUUHrfpFK6vCSDbmgb4sDdbGvQB9gWUrf4CuGmluMoiqXBikNDiQ1tSsrv&#10;2cMoOEyKJDq66kbj+JLsuqv+2yZaqUG/W89BeOr8V/xx77WCaRzmhzPhCMjl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7VdZ/cAAAADcAAAADwAAAAAAAAAAAAAAAACfAgAA&#10;ZHJzL2Rvd25yZXYueG1sUEsFBgAAAAAEAAQA9wAAAIwDAAAAAA==&#10;">
                  <v:imagedata r:id="rId16" o:title="ScreenShot00011"/>
                </v:shape>
                <v:shape id="Picture 433" o:spid="_x0000_s1029" type="#_x0000_t75" alt="ScreenShot00012" style="position:absolute;left:35856;width:28945;height:214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ZNvnEAAAA3AAAAA8AAABkcnMvZG93bnJldi54bWxEj0FrAjEUhO9C/0N4BS+iWUWkrkZpiy0i&#10;9FAr4vF187oJ3bwsm6jrvzeC4HGYmW+Y+bJ1lThRE6xnBcNBBoK48NpyqWD389F/AREissbKMym4&#10;UIDl4qkzx1z7M3/TaRtLkSAcclRgYqxzKUNhyGEY+Jo4eX++cRiTbEqpGzwnuKvkKMsm0qHltGCw&#10;pndDxf/26BS8bexvzxN5q+2n3Ey/1qu9OSjVfW5fZyAitfERvrfXWsF4MoTbmXQE5OI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2ZNvnEAAAA3AAAAA8AAAAAAAAAAAAAAAAA&#10;nwIAAGRycy9kb3ducmV2LnhtbFBLBQYAAAAABAAEAPcAAACQAwAAAAA=&#10;">
                  <v:imagedata r:id="rId17" o:title="ScreenShot00012"/>
                </v:shape>
                <w10:anchorlock/>
              </v:group>
            </w:pict>
          </mc:Fallback>
        </mc:AlternateContent>
      </w:r>
    </w:p>
    <w:p w:rsidR="009759CF" w:rsidRDefault="009759CF" w:rsidP="009759CF">
      <w:pPr>
        <w:ind w:leftChars="0" w:right="100"/>
      </w:pPr>
    </w:p>
    <w:p w:rsidR="009759CF" w:rsidRDefault="009759CF" w:rsidP="009759CF">
      <w:pPr>
        <w:ind w:leftChars="0" w:right="100"/>
      </w:pPr>
    </w:p>
    <w:p w:rsidR="0012723C" w:rsidRDefault="0012723C" w:rsidP="0012723C">
      <w:pPr>
        <w:ind w:leftChars="250" w:left="500" w:right="100"/>
      </w:pPr>
      <w:r>
        <w:rPr>
          <w:rFonts w:ascii="ＭＳ 明朝" w:eastAsia="ＭＳ 明朝" w:hAnsi="ＭＳ 明朝" w:cs="ＭＳ 明朝" w:hint="eastAsia"/>
        </w:rPr>
        <w:t>◯</w:t>
      </w:r>
      <w:r>
        <w:t xml:space="preserve"> </w:t>
      </w:r>
      <w:r>
        <w:t>原因</w:t>
      </w:r>
    </w:p>
    <w:p w:rsidR="0012723C" w:rsidRDefault="0012723C" w:rsidP="0012723C">
      <w:pPr>
        <w:ind w:leftChars="250" w:left="500" w:right="100"/>
      </w:pPr>
      <w:r>
        <w:t>ネットワークに接続できていない場合や、システム障害により利用できない時に表示されます。</w:t>
      </w:r>
    </w:p>
    <w:p w:rsidR="0012723C" w:rsidRDefault="0012723C" w:rsidP="0012723C">
      <w:pPr>
        <w:ind w:leftChars="250" w:left="500" w:right="100"/>
      </w:pPr>
    </w:p>
    <w:p w:rsidR="0012723C" w:rsidRDefault="0012723C" w:rsidP="0012723C">
      <w:pPr>
        <w:ind w:leftChars="250" w:left="500" w:right="100"/>
      </w:pPr>
      <w:r>
        <w:rPr>
          <w:rFonts w:ascii="ＭＳ 明朝" w:hAnsi="ＭＳ 明朝" w:cs="ＭＳ 明朝"/>
        </w:rPr>
        <w:t>◯</w:t>
      </w:r>
      <w:r>
        <w:t xml:space="preserve"> </w:t>
      </w:r>
      <w:r>
        <w:t>対処</w:t>
      </w:r>
    </w:p>
    <w:p w:rsidR="0012723C" w:rsidRDefault="0012723C" w:rsidP="0012723C">
      <w:pPr>
        <w:ind w:leftChars="250" w:left="500" w:right="100"/>
      </w:pPr>
      <w:r>
        <w:t>お使いの</w:t>
      </w:r>
      <w:r>
        <w:t>PC</w:t>
      </w:r>
      <w:r>
        <w:t>が正しくネットワーク接続されていることを確認し、しばらく時間をおき、再度、ログインしてください。</w:t>
      </w:r>
    </w:p>
    <w:p w:rsidR="0012723C" w:rsidRDefault="0012723C" w:rsidP="0012723C">
      <w:pPr>
        <w:ind w:leftChars="250" w:left="500" w:right="100"/>
      </w:pPr>
      <w:r>
        <w:t>それもで、解消されない場合は、システム担当「</w:t>
      </w:r>
      <w:r>
        <w:t>support_gj1@subaru.co.jp</w:t>
      </w:r>
      <w:r>
        <w:rPr>
          <w:rFonts w:hint="eastAsia"/>
        </w:rPr>
        <w:t>」</w:t>
      </w:r>
      <w:r>
        <w:t>まで、お問合せください。</w:t>
      </w:r>
    </w:p>
    <w:p w:rsidR="0044169F" w:rsidRPr="0012723C" w:rsidRDefault="0044169F" w:rsidP="00D5687B">
      <w:pPr>
        <w:ind w:left="100" w:right="100"/>
      </w:pPr>
    </w:p>
    <w:p w:rsidR="002B4A10" w:rsidRPr="005B3B0C" w:rsidRDefault="002B4A10" w:rsidP="002B4A10">
      <w:pPr>
        <w:ind w:leftChars="150" w:left="300" w:right="100"/>
      </w:pPr>
    </w:p>
    <w:p w:rsidR="002B4A10" w:rsidRDefault="002B4A10" w:rsidP="002B4A10">
      <w:pPr>
        <w:pStyle w:val="4"/>
        <w:spacing w:before="180" w:after="180"/>
        <w:ind w:left="100" w:right="100"/>
      </w:pPr>
      <w:bookmarkStart w:id="7" w:name="_Toc522271411"/>
      <w:r>
        <w:t>メニュー</w:t>
      </w:r>
      <w:bookmarkEnd w:id="7"/>
    </w:p>
    <w:p w:rsidR="008A281E" w:rsidRDefault="00EB37B9" w:rsidP="00715357">
      <w:pPr>
        <w:ind w:leftChars="0" w:left="100" w:right="100"/>
      </w:pPr>
      <w:r>
        <w:rPr>
          <w:noProof/>
        </w:rPr>
        <mc:AlternateContent>
          <mc:Choice Requires="wpc">
            <w:drawing>
              <wp:inline distT="0" distB="0" distL="0" distR="0">
                <wp:extent cx="5946140" cy="3493135"/>
                <wp:effectExtent l="0" t="0" r="1905" b="3175"/>
                <wp:docPr id="459" name="キャンバス 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456" name="Picture 434" descr="ScreenShot000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900" y="0"/>
                            <a:ext cx="5936240" cy="3350925"/>
                          </a:xfrm>
                          <a:prstGeom prst="rect">
                            <a:avLst/>
                          </a:prstGeom>
                          <a:noFill/>
                          <a:extLst>
                            <a:ext uri="{909E8E84-426E-40DD-AFC4-6F175D3DCCD1}">
                              <a14:hiddenFill xmlns:a14="http://schemas.microsoft.com/office/drawing/2010/main">
                                <a:solidFill>
                                  <a:srgbClr val="FFFFFF"/>
                                </a:solidFill>
                              </a14:hiddenFill>
                            </a:ext>
                          </a:extLst>
                        </pic:spPr>
                      </pic:pic>
                      <wps:wsp>
                        <wps:cNvPr id="457" name="AutoShape 20"/>
                        <wps:cNvSpPr>
                          <a:spLocks/>
                        </wps:cNvSpPr>
                        <wps:spPr bwMode="auto">
                          <a:xfrm>
                            <a:off x="995373" y="2251051"/>
                            <a:ext cx="2168942" cy="921662"/>
                          </a:xfrm>
                          <a:prstGeom prst="borderCallout2">
                            <a:avLst>
                              <a:gd name="adj1" fmla="val 12407"/>
                              <a:gd name="adj2" fmla="val 103514"/>
                              <a:gd name="adj3" fmla="val 12407"/>
                              <a:gd name="adj4" fmla="val 123310"/>
                              <a:gd name="adj5" fmla="val -170778"/>
                              <a:gd name="adj6" fmla="val 143662"/>
                            </a:avLst>
                          </a:prstGeom>
                          <a:solidFill>
                            <a:srgbClr val="FFFFFF"/>
                          </a:solidFill>
                          <a:ln w="9525">
                            <a:solidFill>
                              <a:srgbClr val="000000"/>
                            </a:solidFill>
                            <a:miter lim="800000"/>
                            <a:headEnd/>
                            <a:tailEnd/>
                          </a:ln>
                        </wps:spPr>
                        <wps:txbx>
                          <w:txbxContent>
                            <w:p w:rsidR="00617500" w:rsidRDefault="00617500" w:rsidP="007E7162">
                              <w:pPr>
                                <w:ind w:left="100" w:right="100"/>
                              </w:pPr>
                              <w:r>
                                <w:rPr>
                                  <w:rFonts w:hint="eastAsia"/>
                                </w:rPr>
                                <w:t>公開中のお知らせが表示されます。公開中のお知らせが表示されます。</w:t>
                              </w:r>
                            </w:p>
                            <w:p w:rsidR="00617500" w:rsidRDefault="00617500" w:rsidP="007E7162">
                              <w:pPr>
                                <w:ind w:left="100" w:right="100"/>
                              </w:pPr>
                              <w:r>
                                <w:rPr>
                                  <w:rFonts w:hint="eastAsia"/>
                                </w:rPr>
                                <w:t>尚、システム不具合情報やその他、連絡事項が表示されますので､必ずご確認宜しくお願いします｡</w:t>
                              </w:r>
                            </w:p>
                            <w:p w:rsidR="00617500" w:rsidRDefault="00617500" w:rsidP="00C668DC">
                              <w:pPr>
                                <w:ind w:left="100" w:right="100"/>
                              </w:pPr>
                            </w:p>
                            <w:p w:rsidR="00617500" w:rsidRPr="00730236" w:rsidRDefault="00617500" w:rsidP="00C668DC">
                              <w:pPr>
                                <w:ind w:leftChars="0" w:left="0" w:right="100"/>
                              </w:pPr>
                            </w:p>
                          </w:txbxContent>
                        </wps:txbx>
                        <wps:bodyPr rot="0" vert="horz" wrap="square" lIns="36000" tIns="36000" rIns="36000" bIns="8890" anchor="t" anchorCtr="0" upright="1">
                          <a:noAutofit/>
                        </wps:bodyPr>
                      </wps:wsp>
                      <wps:wsp>
                        <wps:cNvPr id="458" name="AutoShape 19"/>
                        <wps:cNvSpPr>
                          <a:spLocks/>
                        </wps:cNvSpPr>
                        <wps:spPr bwMode="auto">
                          <a:xfrm>
                            <a:off x="919775" y="1267285"/>
                            <a:ext cx="2168942" cy="438329"/>
                          </a:xfrm>
                          <a:prstGeom prst="borderCallout2">
                            <a:avLst>
                              <a:gd name="adj1" fmla="val 26088"/>
                              <a:gd name="adj2" fmla="val -3514"/>
                              <a:gd name="adj3" fmla="val 26088"/>
                              <a:gd name="adj4" fmla="val -11269"/>
                              <a:gd name="adj5" fmla="val -78551"/>
                              <a:gd name="adj6" fmla="val -19144"/>
                            </a:avLst>
                          </a:prstGeom>
                          <a:solidFill>
                            <a:srgbClr val="FFFFFF"/>
                          </a:solidFill>
                          <a:ln w="9525">
                            <a:solidFill>
                              <a:srgbClr val="000000"/>
                            </a:solidFill>
                            <a:miter lim="800000"/>
                            <a:headEnd/>
                            <a:tailEnd/>
                          </a:ln>
                        </wps:spPr>
                        <wps:txbx>
                          <w:txbxContent>
                            <w:p w:rsidR="00617500" w:rsidRDefault="00617500" w:rsidP="00C668DC">
                              <w:pPr>
                                <w:ind w:left="100" w:right="100"/>
                              </w:pPr>
                              <w:r>
                                <w:rPr>
                                  <w:rFonts w:hint="eastAsia"/>
                                </w:rPr>
                                <w:t>利用する機能のボタンを押下すると画面が開きます。</w:t>
                              </w:r>
                            </w:p>
                            <w:p w:rsidR="00617500" w:rsidRPr="00730236" w:rsidRDefault="00617500" w:rsidP="00C668DC">
                              <w:pPr>
                                <w:ind w:leftChars="0" w:left="0" w:right="100"/>
                              </w:pPr>
                            </w:p>
                          </w:txbxContent>
                        </wps:txbx>
                        <wps:bodyPr rot="0" vert="horz" wrap="square" lIns="36000" tIns="36000" rIns="36000" bIns="8890" anchor="t" anchorCtr="0" upright="1">
                          <a:noAutofit/>
                        </wps:bodyPr>
                      </wps:wsp>
                    </wpc:wpc>
                  </a:graphicData>
                </a:graphic>
              </wp:inline>
            </w:drawing>
          </mc:Choice>
          <mc:Fallback>
            <w:pict>
              <v:group id="キャンバス 43" o:spid="_x0000_s1032" editas="canvas" style="width:468.2pt;height:275.05pt;mso-position-horizontal-relative:char;mso-position-vertical-relative:line" coordsize="59461,34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">
                <v:shape id="_x0000_s1033" type="#_x0000_t75" style="position:absolute;width:59461;height:34931;visibility:visible;mso-wrap-style:square">
                  <v:fill o:detectmouseclick="t"/>
                  <v:path o:connecttype="none"/>
                </v:shape>
                <v:shape id="Picture 434" o:spid="_x0000_s1034" type="#_x0000_t75" alt="ScreenShot00015" style="position:absolute;left:99;width:59362;height:335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Gxf/EAAAA3AAAAA8AAABkcnMvZG93bnJldi54bWxEj0FrAjEUhO8F/0N4Qm81a21FVqOIUOnV&#10;bZX19tw8N4ublyWJuv77plDocZiZb5jFqretuJEPjWMF41EGgrhyuuFawffXx8sMRIjIGlvHpOBB&#10;AVbLwdMCc+3uvKNbEWuRIBxyVGBi7HIpQ2XIYhi5jjh5Z+ctxiR9LbXHe4LbVr5m2VRabDgtGOxo&#10;Y6i6FFerQM7M5OS3dl8ey2Oxd9fy0DelUs/Dfj0HEamP/+G/9qdW8PY+hd8z6QjI5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ZGxf/EAAAA3AAAAA8AAAAAAAAAAAAAAAAA&#10;nwIAAGRycy9kb3ducmV2LnhtbFBLBQYAAAAABAAEAPcAAACQAwAAAAA=&#10;">
                  <v:imagedata r:id="rId19" o:title="ScreenShot00015"/>
                </v:shape>
                <v:shape id="AutoShape 20" o:spid="_x0000_s1035" type="#_x0000_t48" style="position:absolute;left:9953;top:22510;width:21690;height:9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b3kcYA&#10;AADcAAAADwAAAGRycy9kb3ducmV2LnhtbESPQWvCQBSE74X+h+UJvdWNNbWSukorKKV4MfXg8ZF9&#10;TYLZtyH71DS/3i0Uehxm5htmsepdoy7Uhdqzgck4AUVceFtzaeDwtXmcgwqCbLHxTAZ+KMBqeX+3&#10;wMz6K+/pkkupIoRDhgYqkTbTOhQVOQxj3xJH79t3DiXKrtS2w2uEu0Y/JclMO6w5LlTY0rqi4pSf&#10;nYHtUfQgn036PqTpsJmedrmfzo15GPVvr6CEevkP/7U/rIH0+QV+z8Qj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b3kcYAAADcAAAADwAAAAAAAAAAAAAAAACYAgAAZHJz&#10;L2Rvd25yZXYueG1sUEsFBgAAAAAEAAQA9QAAAIsDAAAAAA==&#10;" adj="31031,-36888,26635,2680,22359,2680">
                  <v:textbox inset="1mm,1mm,1mm,.7pt">
                    <w:txbxContent>
                      <w:p w:rsidR="00617500" w:rsidRDefault="00617500" w:rsidP="007E7162">
                        <w:pPr>
                          <w:ind w:left="100" w:right="100"/>
                        </w:pPr>
                        <w:r>
                          <w:rPr>
                            <w:rFonts w:hint="eastAsia"/>
                          </w:rPr>
                          <w:t>公開中のお知らせが表示されます。公開中のお知らせが表示されます。</w:t>
                        </w:r>
                      </w:p>
                      <w:p w:rsidR="00617500" w:rsidRDefault="00617500" w:rsidP="007E7162">
                        <w:pPr>
                          <w:ind w:left="100" w:right="100"/>
                        </w:pPr>
                        <w:r>
                          <w:rPr>
                            <w:rFonts w:hint="eastAsia"/>
                          </w:rPr>
                          <w:t>尚、システム不具合情報やその他、連絡事項が表示されますので､必ずご確認宜しくお願いします｡</w:t>
                        </w:r>
                      </w:p>
                      <w:p w:rsidR="00617500" w:rsidRDefault="00617500" w:rsidP="00C668DC">
                        <w:pPr>
                          <w:ind w:left="100" w:right="100"/>
                        </w:pPr>
                      </w:p>
                      <w:p w:rsidR="00617500" w:rsidRPr="00730236" w:rsidRDefault="00617500" w:rsidP="00C668DC">
                        <w:pPr>
                          <w:ind w:leftChars="0" w:left="0" w:right="100"/>
                        </w:pPr>
                      </w:p>
                    </w:txbxContent>
                  </v:textbox>
                  <o:callout v:ext="edit" minusx="t"/>
                </v:shape>
                <v:shape id="AutoShape 19" o:spid="_x0000_s1036" type="#_x0000_t48" style="position:absolute;left:9197;top:12672;width:21690;height:4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n5or4A&#10;AADcAAAADwAAAGRycy9kb3ducmV2LnhtbERPuwrCMBTdBf8hXMFFNFV8UY0iQsHBxcfgeGmubbG5&#10;qU2s9e/NIDgeznu9bU0pGqpdYVnBeBSBIE6tLjhTcL0kwyUI55E1lpZJwYccbDfdzhpjbd98oubs&#10;MxFC2MWoIPe+iqV0aU4G3chWxIG729qgD7DOpK7xHcJNKSdRNJcGCw4NOVa0zyl9nF9GAU0SwuT4&#10;aZrb/TlePP1+MHCFUv1eu1uB8NT6v/jnPmgF01lYG86EIyA3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LZ+aK+AAAA3AAAAA8AAAAAAAAAAAAAAAAAmAIAAGRycy9kb3ducmV2&#10;LnhtbFBLBQYAAAAABAAEAPUAAACDAwAAAAA=&#10;" adj="-4135,-16967,-2434,5635,-759,5635">
                  <v:textbox inset="1mm,1mm,1mm,.7pt">
                    <w:txbxContent>
                      <w:p w:rsidR="00617500" w:rsidRDefault="00617500" w:rsidP="00C668DC">
                        <w:pPr>
                          <w:ind w:left="100" w:right="100"/>
                        </w:pPr>
                        <w:r>
                          <w:rPr>
                            <w:rFonts w:hint="eastAsia"/>
                          </w:rPr>
                          <w:t>利用する機能のボタンを押下すると画面が開きます。</w:t>
                        </w:r>
                      </w:p>
                      <w:p w:rsidR="00617500" w:rsidRPr="00730236" w:rsidRDefault="00617500" w:rsidP="00C668DC">
                        <w:pPr>
                          <w:ind w:leftChars="0" w:left="0" w:right="100"/>
                        </w:pPr>
                      </w:p>
                    </w:txbxContent>
                  </v:textbox>
                </v:shape>
                <w10:anchorlock/>
              </v:group>
            </w:pict>
          </mc:Fallback>
        </mc:AlternateContent>
      </w:r>
    </w:p>
    <w:p w:rsidR="00D94637" w:rsidRDefault="00D94637" w:rsidP="00715357">
      <w:pPr>
        <w:ind w:leftChars="0" w:left="100" w:right="100"/>
      </w:pPr>
    </w:p>
    <w:p w:rsidR="004F165D" w:rsidRDefault="004F165D" w:rsidP="004F165D">
      <w:pPr>
        <w:pStyle w:val="12"/>
        <w:ind w:right="200"/>
      </w:pPr>
      <w:bookmarkStart w:id="8" w:name="_Toc522271412"/>
      <w:r>
        <w:t>「権限解除のご連絡」が表示された場合</w:t>
      </w:r>
      <w:bookmarkEnd w:id="8"/>
    </w:p>
    <w:p w:rsidR="004F165D" w:rsidRDefault="004F165D" w:rsidP="00715357">
      <w:pPr>
        <w:ind w:leftChars="0" w:left="100" w:right="100"/>
      </w:pPr>
      <w:r>
        <w:rPr>
          <w:rFonts w:hint="eastAsia"/>
        </w:rPr>
        <w:t>所属（課以上）が変わった場合や、出向、休職した場合は、閲覧権限がリセットされます。リセットされると試験車日程の利用ができません。利用する場合、所属長に閲覧権限付与の依頼をしてください。</w:t>
      </w:r>
    </w:p>
    <w:p w:rsidR="004F165D" w:rsidRDefault="00EB37B9" w:rsidP="00715357">
      <w:pPr>
        <w:ind w:leftChars="0" w:left="100" w:right="100"/>
      </w:pPr>
      <w:r>
        <w:rPr>
          <w:noProof/>
        </w:rPr>
        <mc:AlternateContent>
          <mc:Choice Requires="wpc">
            <w:drawing>
              <wp:inline distT="0" distB="0" distL="0" distR="0">
                <wp:extent cx="2081530" cy="1991995"/>
                <wp:effectExtent l="5080" t="0" r="0" b="0"/>
                <wp:docPr id="259" name="キャンバス 2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455" name="Picture 2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81530" cy="199199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4D13BB4" id="キャンバス 259" o:spid="_x0000_s1026" editas="canvas" style="width:163.9pt;height:156.85pt;mso-position-horizontal-relative:char;mso-position-vertical-relative:line" coordsize="20815,19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">
                <v:shape id="_x0000_s1027" type="#_x0000_t75" style="position:absolute;width:20815;height:19919;visibility:visible;mso-wrap-style:square">
                  <v:fill o:detectmouseclick="t"/>
                  <v:path o:connecttype="none"/>
                </v:shape>
                <v:shape id="Picture 260" o:spid="_x0000_s1028" type="#_x0000_t75" style="position:absolute;width:20815;height:199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aWJ7DAAAA3AAAAA8AAABkcnMvZG93bnJldi54bWxEj0+LwjAUxO/CfofwhL1pqqtlrUZZhQXF&#10;k38ue3s0z7aYvJQm1u63N4LgcZiZ3zCLVWeNaKnxlWMFo2ECgjh3uuJCwfn0O/gG4QOyRuOYFPyT&#10;h9Xyo7fATLs7H6g9hkJECPsMFZQh1JmUPi/Joh+6mjh6F9dYDFE2hdQN3iPcGjlOklRarDgulFjT&#10;pqT8erzZSDnoYrxrjTv9feX71KQ0W3c3pT773c8cRKAuvMOv9lYrmEyn8DwTj4B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FpYnsMAAADcAAAADwAAAAAAAAAAAAAAAACf&#10;AgAAZHJzL2Rvd25yZXYueG1sUEsFBgAAAAAEAAQA9wAAAI8DAAAAAA==&#10;">
                  <v:imagedata r:id="rId21" o:title=""/>
                </v:shape>
                <w10:anchorlock/>
              </v:group>
            </w:pict>
          </mc:Fallback>
        </mc:AlternateContent>
      </w:r>
    </w:p>
    <w:p w:rsidR="004F165D" w:rsidRDefault="004F165D" w:rsidP="00715357">
      <w:pPr>
        <w:ind w:leftChars="0" w:left="100" w:right="100"/>
      </w:pPr>
    </w:p>
    <w:p w:rsidR="008A281E" w:rsidRDefault="008A281E" w:rsidP="008A281E">
      <w:pPr>
        <w:pStyle w:val="12"/>
        <w:ind w:right="200"/>
      </w:pPr>
      <w:bookmarkStart w:id="9" w:name="_Toc522271413"/>
      <w:r>
        <w:lastRenderedPageBreak/>
        <w:t>メニューバー（</w:t>
      </w:r>
      <w:r w:rsidR="00482D38">
        <w:t>メニュー</w:t>
      </w:r>
      <w:r>
        <w:t>）</w:t>
      </w:r>
      <w:bookmarkEnd w:id="9"/>
    </w:p>
    <w:p w:rsidR="008A281E" w:rsidRDefault="00EB37B9" w:rsidP="002B4A10">
      <w:pPr>
        <w:widowControl/>
        <w:snapToGrid/>
        <w:ind w:left="100" w:right="100"/>
      </w:pPr>
      <w:r>
        <w:rPr>
          <w:noProof/>
        </w:rPr>
        <mc:AlternateContent>
          <mc:Choice Requires="wpc">
            <w:drawing>
              <wp:inline distT="0" distB="0" distL="0" distR="0">
                <wp:extent cx="2032635" cy="1444625"/>
                <wp:effectExtent l="0" t="0" r="635" b="3175"/>
                <wp:docPr id="454" name="キャンバス 4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453" name="Picture 435" descr="ScreenShot000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2635" cy="1190803"/>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2EC9CBF5" id="キャンバス 46" o:spid="_x0000_s1026" editas="canvas" style="width:160.05pt;height:113.75pt;mso-position-horizontal-relative:char;mso-position-vertical-relative:line" coordsize="20326,144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">
                <v:shape id="_x0000_s1027" type="#_x0000_t75" style="position:absolute;width:20326;height:14446;visibility:visible;mso-wrap-style:square">
                  <v:fill o:detectmouseclick="t"/>
                  <v:path o:connecttype="none"/>
                </v:shape>
                <v:shape id="Picture 435" o:spid="_x0000_s1028" type="#_x0000_t75" alt="ScreenShot00016" style="position:absolute;width:20326;height:11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3jrLHAAAA3AAAAA8AAABkcnMvZG93bnJldi54bWxEj1trwkAUhN+F/oflFPqmm3pDUlexBUGw&#10;D95Q+3bIniax2bMhu8bUX+8Kgo/DzHzDjKeNKURNlcstK3jvRCCIE6tzThXstvP2CITzyBoLy6Tg&#10;nxxMJy+tMcbaXnhN9canIkDYxagg876MpXRJRgZdx5bEwfu1lUEfZJVKXeElwE0hu1E0lAZzDgsZ&#10;lvSVUfK3ORsF+97SHLrH1eL7s/bzn+v2NDv3T0q9vTazDxCeGv8MP9oLraA/6MH9TDgCcnI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S3jrLHAAAA3AAAAA8AAAAAAAAAAAAA&#10;AAAAnwIAAGRycy9kb3ducmV2LnhtbFBLBQYAAAAABAAEAPcAAACTAwAAAAA=&#10;">
                  <v:imagedata r:id="rId23" o:title="ScreenShot00016"/>
                </v:shape>
                <w10:anchorlock/>
              </v:group>
            </w:pict>
          </mc:Fallback>
        </mc:AlternateContent>
      </w:r>
    </w:p>
    <w:p w:rsidR="008A281E" w:rsidRDefault="00482D38" w:rsidP="002B4A10">
      <w:pPr>
        <w:widowControl/>
        <w:snapToGrid/>
        <w:ind w:left="100" w:right="100"/>
      </w:pPr>
      <w:r>
        <w:t>各画面のリンクが表示されます。クリックすると画面が開きます。</w:t>
      </w:r>
    </w:p>
    <w:p w:rsidR="00482D38" w:rsidRDefault="00482D38" w:rsidP="002B4A10">
      <w:pPr>
        <w:widowControl/>
        <w:snapToGrid/>
        <w:ind w:left="100" w:right="100"/>
      </w:pPr>
    </w:p>
    <w:p w:rsidR="00482D38" w:rsidRDefault="00482D38" w:rsidP="00482D38">
      <w:pPr>
        <w:pStyle w:val="12"/>
        <w:ind w:right="200"/>
      </w:pPr>
      <w:bookmarkStart w:id="10" w:name="_Toc522271414"/>
      <w:r>
        <w:t>メニューバー（お気に入り）</w:t>
      </w:r>
      <w:bookmarkEnd w:id="10"/>
    </w:p>
    <w:p w:rsidR="008A281E" w:rsidRPr="00482D38" w:rsidRDefault="008A281E" w:rsidP="002B4A10">
      <w:pPr>
        <w:widowControl/>
        <w:snapToGrid/>
        <w:ind w:left="100" w:right="100"/>
      </w:pPr>
    </w:p>
    <w:p w:rsidR="008A281E" w:rsidRDefault="00EB37B9" w:rsidP="002B4A10">
      <w:pPr>
        <w:widowControl/>
        <w:snapToGrid/>
        <w:ind w:left="100" w:right="100"/>
      </w:pPr>
      <w:r>
        <w:rPr>
          <w:noProof/>
        </w:rPr>
        <mc:AlternateContent>
          <mc:Choice Requires="wpc">
            <w:drawing>
              <wp:inline distT="0" distB="0" distL="0" distR="0">
                <wp:extent cx="3495675" cy="1130300"/>
                <wp:effectExtent l="5080" t="0" r="4445" b="4445"/>
                <wp:docPr id="452" name="キャンバス 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450" name="Picture 436" descr="ScreenShot000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7160" cy="1130300"/>
                          </a:xfrm>
                          <a:prstGeom prst="rect">
                            <a:avLst/>
                          </a:prstGeom>
                          <a:noFill/>
                          <a:extLst>
                            <a:ext uri="{909E8E84-426E-40DD-AFC4-6F175D3DCCD1}">
                              <a14:hiddenFill xmlns:a14="http://schemas.microsoft.com/office/drawing/2010/main">
                                <a:solidFill>
                                  <a:srgbClr val="FFFFFF"/>
                                </a:solidFill>
                              </a14:hiddenFill>
                            </a:ext>
                          </a:extLst>
                        </pic:spPr>
                      </pic:pic>
                      <wps:wsp>
                        <wps:cNvPr id="451" name="AutoShape 441"/>
                        <wps:cNvSpPr>
                          <a:spLocks noChangeArrowheads="1"/>
                        </wps:cNvSpPr>
                        <wps:spPr bwMode="auto">
                          <a:xfrm>
                            <a:off x="1431031" y="795530"/>
                            <a:ext cx="881119" cy="217781"/>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w14:anchorId="26D7BB38" id="キャンバス 49" o:spid="_x0000_s1026" editas="canvas" style="width:275.25pt;height:89pt;mso-position-horizontal-relative:char;mso-position-vertical-relative:line" coordsize="34956,11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">
                <v:shape id="_x0000_s1027" type="#_x0000_t75" style="position:absolute;width:34956;height:11303;visibility:visible;mso-wrap-style:square">
                  <v:fill o:detectmouseclick="t"/>
                  <v:path o:connecttype="none"/>
                </v:shape>
                <v:shape id="Picture 436" o:spid="_x0000_s1028" type="#_x0000_t75" alt="ScreenShot00017" style="position:absolute;width:28071;height:113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fZzXCAAAA3AAAAA8AAABkcnMvZG93bnJldi54bWxET8lqwzAQvRfyD2ICvTVyTFqCGyU4dQru&#10;MQuE3gZrYptYI2Opttqvrw6FHh9v3+yC6cRIg2stK1guEhDEldUt1wou5/enNQjnkTV2lknBNznY&#10;bWcPG8y0nfhI48nXIoawy1BB432fSemqhgy6he2JI3ezg0Ef4VBLPeAUw00n0yR5kQZbjg0N9vTW&#10;UHU/fRkF+bosjuEgy1Dm17Yq9h/4k34q9TgP+SsIT8H/i//cpVaweo7z45l4BO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zn2c1wgAAANwAAAAPAAAAAAAAAAAAAAAAAJ8C&#10;AABkcnMvZG93bnJldi54bWxQSwUGAAAAAAQABAD3AAAAjgMAAAAA&#10;">
                  <v:imagedata r:id="rId25" o:title="ScreenShot00017"/>
                </v:shape>
                <v:roundrect id="AutoShape 441" o:spid="_x0000_s1029" style="position:absolute;left:14310;top:7955;width:8811;height:217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6BRMMA&#10;AADcAAAADwAAAGRycy9kb3ducmV2LnhtbESPQYvCMBSE74L/ITxhb5q6bEW6puIKgheRWvf+aJ5t&#10;afNSmmyt/34jCB6HmfmG2WxH04qBeldbVrBcRCCIC6trLhVc88N8DcJ5ZI2tZVLwIAfbdDrZYKLt&#10;nTMaLr4UAcIuQQWV910ipSsqMugWtiMO3s32Bn2QfSl1j/cAN638jKKVNFhzWKiwo31FRXP5Mwp2&#10;8fCbnW9Zffw55Z08rPexbR5KfczG3TcIT6N/h1/to1bwFS/heS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6BRMMAAADcAAAADwAAAAAAAAAAAAAAAACYAgAAZHJzL2Rv&#10;d25yZXYueG1sUEsFBgAAAAAEAAQA9QAAAIgDAAAAAA==&#10;" filled="f" strokecolor="red">
                  <v:textbox inset="5.85pt,.7pt,5.85pt,.7pt"/>
                </v:roundrect>
                <w10:anchorlock/>
              </v:group>
            </w:pict>
          </mc:Fallback>
        </mc:AlternateContent>
      </w:r>
    </w:p>
    <w:p w:rsidR="00482D38" w:rsidRDefault="00482D38" w:rsidP="00482D38">
      <w:pPr>
        <w:widowControl/>
        <w:snapToGrid/>
        <w:ind w:left="100" w:right="100"/>
      </w:pPr>
      <w:r>
        <w:rPr>
          <w:rFonts w:hint="eastAsia"/>
        </w:rPr>
        <w:t>各画面で登録されているお気に入りの一覧を表示します。</w:t>
      </w:r>
    </w:p>
    <w:p w:rsidR="00482D38" w:rsidRDefault="00B61492">
      <w:pPr>
        <w:widowControl/>
        <w:snapToGrid/>
        <w:ind w:left="100" w:right="100"/>
      </w:pPr>
      <w:r>
        <w:rPr>
          <w:rFonts w:hint="eastAsia"/>
        </w:rPr>
        <w:t>クリックすると</w:t>
      </w:r>
      <w:r w:rsidR="00482D38">
        <w:rPr>
          <w:rFonts w:hint="eastAsia"/>
        </w:rPr>
        <w:t>、選択した画面が起動し、登録した検索条件で一覧又はスケジュールを表示します。</w:t>
      </w:r>
    </w:p>
    <w:p w:rsidR="00150E93" w:rsidRDefault="00150E93" w:rsidP="00150E93">
      <w:pPr>
        <w:widowControl/>
        <w:snapToGrid/>
        <w:ind w:left="100" w:right="100"/>
      </w:pPr>
      <w:r>
        <w:rPr>
          <w:rFonts w:hint="eastAsia"/>
        </w:rPr>
        <w:t>「お気に入り編集」をクリックすると、お気に入り名の編集・削除が出来ます。</w:t>
      </w:r>
    </w:p>
    <w:p w:rsidR="00150E93" w:rsidRPr="00150E93" w:rsidRDefault="00150E93">
      <w:pPr>
        <w:widowControl/>
        <w:snapToGrid/>
        <w:ind w:left="100" w:right="100"/>
      </w:pPr>
    </w:p>
    <w:p w:rsidR="00B922A3" w:rsidRPr="00150E93" w:rsidRDefault="00EB37B9">
      <w:pPr>
        <w:widowControl/>
        <w:snapToGrid/>
        <w:ind w:left="100" w:right="100"/>
      </w:pPr>
      <w:r>
        <w:rPr>
          <w:noProof/>
        </w:rPr>
        <mc:AlternateContent>
          <mc:Choice Requires="wpc">
            <w:drawing>
              <wp:inline distT="0" distB="0" distL="0" distR="0">
                <wp:extent cx="6032500" cy="2639695"/>
                <wp:effectExtent l="0" t="0" r="0" b="1270"/>
                <wp:docPr id="439" name="キャンバス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89" name="Picture 440" descr="ScreenShot000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3557" cy="1969196"/>
                          </a:xfrm>
                          <a:prstGeom prst="rect">
                            <a:avLst/>
                          </a:prstGeom>
                          <a:noFill/>
                          <a:extLst>
                            <a:ext uri="{909E8E84-426E-40DD-AFC4-6F175D3DCCD1}">
                              <a14:hiddenFill xmlns:a14="http://schemas.microsoft.com/office/drawing/2010/main">
                                <a:solidFill>
                                  <a:srgbClr val="FFFFFF"/>
                                </a:solidFill>
                              </a14:hiddenFill>
                            </a:ext>
                          </a:extLst>
                        </pic:spPr>
                      </pic:pic>
                      <wps:wsp>
                        <wps:cNvPr id="190" name="AutoShape 524"/>
                        <wps:cNvSpPr>
                          <a:spLocks/>
                        </wps:cNvSpPr>
                        <wps:spPr bwMode="auto">
                          <a:xfrm>
                            <a:off x="2673811" y="125100"/>
                            <a:ext cx="1714443" cy="390599"/>
                          </a:xfrm>
                          <a:prstGeom prst="borderCallout1">
                            <a:avLst>
                              <a:gd name="adj1" fmla="val 29269"/>
                              <a:gd name="adj2" fmla="val -4444"/>
                              <a:gd name="adj3" fmla="val 358537"/>
                              <a:gd name="adj4" fmla="val -101667"/>
                            </a:avLst>
                          </a:prstGeom>
                          <a:solidFill>
                            <a:srgbClr val="FFFFFF"/>
                          </a:solidFill>
                          <a:ln w="9525">
                            <a:solidFill>
                              <a:srgbClr val="000000"/>
                            </a:solidFill>
                            <a:miter lim="800000"/>
                            <a:headEnd/>
                            <a:tailEnd/>
                          </a:ln>
                        </wps:spPr>
                        <wps:txbx>
                          <w:txbxContent>
                            <w:p w:rsidR="00617500" w:rsidRDefault="00617500" w:rsidP="00B922A3">
                              <w:pPr>
                                <w:ind w:left="100" w:right="100"/>
                              </w:pPr>
                              <w:r>
                                <w:rPr>
                                  <w:rFonts w:hint="eastAsia"/>
                                </w:rPr>
                                <w:t>お気に入り名を編集後、編集内容を確定します。</w:t>
                              </w:r>
                            </w:p>
                          </w:txbxContent>
                        </wps:txbx>
                        <wps:bodyPr rot="0" vert="horz" wrap="square" lIns="74295" tIns="8890" rIns="74295" bIns="8890" anchor="t" anchorCtr="0" upright="1">
                          <a:noAutofit/>
                        </wps:bodyPr>
                      </wps:wsp>
                      <wps:wsp>
                        <wps:cNvPr id="191" name="AutoShape 525"/>
                        <wps:cNvSpPr>
                          <a:spLocks/>
                        </wps:cNvSpPr>
                        <wps:spPr bwMode="auto">
                          <a:xfrm>
                            <a:off x="1881838" y="2028596"/>
                            <a:ext cx="1715343" cy="544499"/>
                          </a:xfrm>
                          <a:prstGeom prst="borderCallout1">
                            <a:avLst>
                              <a:gd name="adj1" fmla="val 20977"/>
                              <a:gd name="adj2" fmla="val -4444"/>
                              <a:gd name="adj3" fmla="val -22495"/>
                              <a:gd name="adj4" fmla="val -29917"/>
                            </a:avLst>
                          </a:prstGeom>
                          <a:solidFill>
                            <a:srgbClr val="FFFFFF"/>
                          </a:solidFill>
                          <a:ln w="9525">
                            <a:solidFill>
                              <a:srgbClr val="000000"/>
                            </a:solidFill>
                            <a:miter lim="800000"/>
                            <a:headEnd/>
                            <a:tailEnd/>
                          </a:ln>
                        </wps:spPr>
                        <wps:txbx>
                          <w:txbxContent>
                            <w:p w:rsidR="00617500" w:rsidRDefault="00617500" w:rsidP="00B922A3">
                              <w:pPr>
                                <w:ind w:left="100" w:right="100"/>
                              </w:pPr>
                              <w:r>
                                <w:rPr>
                                  <w:rFonts w:hint="eastAsia"/>
                                </w:rPr>
                                <w:t>チェックボックスにチェックを入れたお気に入りを削除します。</w:t>
                              </w:r>
                            </w:p>
                          </w:txbxContent>
                        </wps:txbx>
                        <wps:bodyPr rot="0" vert="horz" wrap="square" lIns="74295" tIns="8890" rIns="74295" bIns="8890" anchor="t" anchorCtr="0" upright="1">
                          <a:noAutofit/>
                        </wps:bodyPr>
                      </wps:wsp>
                      <wps:wsp>
                        <wps:cNvPr id="448" name="AutoShape 526"/>
                        <wps:cNvSpPr>
                          <a:spLocks/>
                        </wps:cNvSpPr>
                        <wps:spPr bwMode="auto">
                          <a:xfrm>
                            <a:off x="4189361" y="1182598"/>
                            <a:ext cx="1714443" cy="390599"/>
                          </a:xfrm>
                          <a:prstGeom prst="borderCallout1">
                            <a:avLst>
                              <a:gd name="adj1" fmla="val 29222"/>
                              <a:gd name="adj2" fmla="val -4444"/>
                              <a:gd name="adj3" fmla="val 114611"/>
                              <a:gd name="adj4" fmla="val -38333"/>
                            </a:avLst>
                          </a:prstGeom>
                          <a:solidFill>
                            <a:srgbClr val="FFFFFF"/>
                          </a:solidFill>
                          <a:ln w="9525">
                            <a:solidFill>
                              <a:srgbClr val="000000"/>
                            </a:solidFill>
                            <a:miter lim="800000"/>
                            <a:headEnd/>
                            <a:tailEnd/>
                          </a:ln>
                        </wps:spPr>
                        <wps:txbx>
                          <w:txbxContent>
                            <w:p w:rsidR="00617500" w:rsidRDefault="00617500" w:rsidP="00B922A3">
                              <w:pPr>
                                <w:ind w:left="100" w:right="100"/>
                              </w:pPr>
                              <w:r>
                                <w:rPr>
                                  <w:rFonts w:hint="eastAsia"/>
                                </w:rPr>
                                <w:t>お気に入り名を編集ウィンドウを閉じます。</w:t>
                              </w:r>
                            </w:p>
                          </w:txbxContent>
                        </wps:txbx>
                        <wps:bodyPr rot="0" vert="horz" wrap="square" lIns="74295" tIns="8890" rIns="74295" bIns="8890" anchor="t" anchorCtr="0" upright="1">
                          <a:noAutofit/>
                        </wps:bodyPr>
                      </wps:wsp>
                    </wpc:wpc>
                  </a:graphicData>
                </a:graphic>
              </wp:inline>
            </w:drawing>
          </mc:Choice>
          <mc:Fallback>
            <w:pict>
              <v:group id="キャンバス 439" o:spid="_x0000_s1037" editas="canvas" style="width:475pt;height:207.85pt;mso-position-horizontal-relative:char;mso-position-vertical-relative:line" coordsize="60325,26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">
                <v:shape id="_x0000_s1038" type="#_x0000_t75" style="position:absolute;width:60325;height:26396;visibility:visible;mso-wrap-style:square">
                  <v:fill o:detectmouseclick="t"/>
                  <v:path o:connecttype="none"/>
                </v:shape>
                <v:shape id="Picture 440" o:spid="_x0000_s1039" type="#_x0000_t75" alt="ScreenShot00019" style="position:absolute;width:43135;height:196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DfDAAAA3AAAAA8AAABkcnMvZG93bnJldi54bWxET01rwkAQvRf6H5YRvNWN0UqauoZSonjx&#10;oLbQ45CdJsHsbMhu4/rvu4WCt3m8z1kXwXRipMG1lhXMZwkI4srqlmsFH+ftUwbCeWSNnWVScCMH&#10;xebxYY25tlc+0njytYgh7HJU0Hjf51K6qiGDbmZ74sh928Ggj3CopR7wGsNNJ9MkWUmDLceGBnt6&#10;b6i6nH6Mgq/D82cIZXlcpNvlEvcXvUv5oNR0Et5eQXgK/i7+d+91nJ+9wN8z8QK5+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D/QN8MAAADcAAAADwAAAAAAAAAAAAAAAACf&#10;AgAAZHJzL2Rvd25yZXYueG1sUEsFBgAAAAAEAAQA9wAAAI8DAAAAAA==&#10;">
                  <v:imagedata r:id="rId27" o:title="ScreenShot00019"/>
                </v:shape>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524" o:spid="_x0000_s1040" type="#_x0000_t47" style="position:absolute;left:26738;top:1251;width:17144;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6g1cMA&#10;AADcAAAADwAAAGRycy9kb3ducmV2LnhtbESPQWvCQBCF7wX/wzJCb3UTD6LRVUQRClJCoz9g2B2T&#10;YHY2ZFdN/33nUOhthvfmvW82u9F36klDbAMbyGcZKGIbXMu1gevl9LEEFROywy4wGfihCLvt5G2D&#10;hQsv/qZnlWolIRwLNNCk1BdaR9uQxzgLPbFotzB4TLIOtXYDviTcd3qeZQvtsWVpaLCnQ0P2Xj28&#10;gQd+Vee5XZUXfyyX9zLPg/WdMe/Tcb8GlWhM/+a/608n+CvBl2dkAr3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Q6g1cMAAADcAAAADwAAAAAAAAAAAAAAAACYAgAAZHJzL2Rv&#10;d25yZXYueG1sUEsFBgAAAAAEAAQA9QAAAIgDAAAAAA==&#10;" adj="-21960,77444,-960,6322">
                  <v:textbox inset="5.85pt,.7pt,5.85pt,.7pt">
                    <w:txbxContent>
                      <w:p w:rsidR="00617500" w:rsidRDefault="00617500" w:rsidP="00B922A3">
                        <w:pPr>
                          <w:ind w:left="100" w:right="100"/>
                        </w:pPr>
                        <w:r>
                          <w:rPr>
                            <w:rFonts w:hint="eastAsia"/>
                          </w:rPr>
                          <w:t>お気に入り名を編集後、編集内容を確定します。</w:t>
                        </w:r>
                      </w:p>
                    </w:txbxContent>
                  </v:textbox>
                  <o:callout v:ext="edit" minusy="t"/>
                </v:shape>
                <v:shape id="AutoShape 525" o:spid="_x0000_s1041" type="#_x0000_t47" style="position:absolute;left:18818;top:20285;width:17153;height:5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w4e78A&#10;AADcAAAADwAAAGRycy9kb3ducmV2LnhtbERPzYrCMBC+C75DGGFvmuqCaDWKKILHtesDDM2YVptJ&#10;aWIb336zsLC3+fh+Z7uPthE9db52rGA+y0AQl07XbBTcvs/TFQgfkDU2jknBmzzsd+PRFnPtBr5S&#10;XwQjUgj7HBVUIbS5lL6syKKfuZY4cXfXWQwJdkbqDocUbhu5yLKltFhzaqiwpWNF5bN4WQVf5nNt&#10;iuHSx2XrrnVcndAdHkp9TOJhAyJQDP/iP/dFp/nrOfw+ky6Qu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rDh7vwAAANwAAAAPAAAAAAAAAAAAAAAAAJgCAABkcnMvZG93bnJl&#10;di54bWxQSwUGAAAAAAQABAD1AAAAhAMAAAAA&#10;" adj="-6462,-4859,-960,4531">
                  <v:textbox inset="5.85pt,.7pt,5.85pt,.7pt">
                    <w:txbxContent>
                      <w:p w:rsidR="00617500" w:rsidRDefault="00617500" w:rsidP="00B922A3">
                        <w:pPr>
                          <w:ind w:left="100" w:right="100"/>
                        </w:pPr>
                        <w:r>
                          <w:rPr>
                            <w:rFonts w:hint="eastAsia"/>
                          </w:rPr>
                          <w:t>チェックボックスにチェックを入れたお気に入りを削除します。</w:t>
                        </w:r>
                      </w:p>
                    </w:txbxContent>
                  </v:textbox>
                </v:shape>
                <v:shape id="AutoShape 526" o:spid="_x0000_s1042" type="#_x0000_t47" style="position:absolute;left:41893;top:11825;width:17145;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mFdsAA&#10;AADcAAAADwAAAGRycy9kb3ducmV2LnhtbERPy4rCMBTdC/MP4Q7MTlMfiFONMgrCLHSh9QMuyZ2m&#10;2tx0mqj1781CcHk478Wqc7W4URsqzwqGgwwEsfam4lLBqdj2ZyBCRDZYeyYFDwqwWn70Fpgbf+cD&#10;3Y6xFCmEQ44KbIxNLmXQlhyGgW+IE/fnW4cxwbaUpsV7Cne1HGXZVDqsODVYbGhjSV+OV6dgvcPC&#10;VqP9/r+Q4y3OSn3W3zulvj67nzmISF18i1/uX6NgMklr05l0BO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AmFdsAAAADcAAAADwAAAAAAAAAAAAAAAACYAgAAZHJzL2Rvd25y&#10;ZXYueG1sUEsFBgAAAAAEAAQA9QAAAIUDAAAAAA==&#10;" adj=",24756,-960,6312">
                  <v:textbox inset="5.85pt,.7pt,5.85pt,.7pt">
                    <w:txbxContent>
                      <w:p w:rsidR="00617500" w:rsidRDefault="00617500" w:rsidP="00B922A3">
                        <w:pPr>
                          <w:ind w:left="100" w:right="100"/>
                        </w:pPr>
                        <w:r>
                          <w:rPr>
                            <w:rFonts w:hint="eastAsia"/>
                          </w:rPr>
                          <w:t>お気に入り名を編集ウィンドウを閉じます。</w:t>
                        </w:r>
                      </w:p>
                    </w:txbxContent>
                  </v:textbox>
                  <o:callout v:ext="edit" minusy="t"/>
                </v:shape>
                <w10:anchorlock/>
              </v:group>
            </w:pict>
          </mc:Fallback>
        </mc:AlternateContent>
      </w:r>
    </w:p>
    <w:p w:rsidR="00482D38" w:rsidRDefault="00482D38" w:rsidP="00482D38">
      <w:pPr>
        <w:pStyle w:val="12"/>
        <w:ind w:right="200"/>
      </w:pPr>
      <w:bookmarkStart w:id="11" w:name="_Toc522271415"/>
      <w:r>
        <w:t>メニューバー（表示）</w:t>
      </w:r>
      <w:bookmarkEnd w:id="11"/>
    </w:p>
    <w:p w:rsidR="008A281E" w:rsidRDefault="00EB37B9" w:rsidP="002B4A10">
      <w:pPr>
        <w:widowControl/>
        <w:snapToGrid/>
        <w:ind w:left="100" w:right="100"/>
      </w:pPr>
      <w:r>
        <w:rPr>
          <w:noProof/>
        </w:rPr>
        <mc:AlternateContent>
          <mc:Choice Requires="wpc">
            <w:drawing>
              <wp:inline distT="0" distB="0" distL="0" distR="0">
                <wp:extent cx="1955800" cy="897255"/>
                <wp:effectExtent l="0" t="0" r="1270" b="0"/>
                <wp:docPr id="449" name="キャンバス 4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88" name="Picture 450" descr="ScreenShot000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57695" cy="827059"/>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5C31515" id="キャンバス 449" o:spid="_x0000_s1026" editas="canvas" style="width:154pt;height:70.65pt;mso-position-horizontal-relative:char;mso-position-vertical-relative:line" coordsize="19558,8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">
                <v:shape id="_x0000_s1027" type="#_x0000_t75" style="position:absolute;width:19558;height:8972;visibility:visible;mso-wrap-style:square">
                  <v:fill o:detectmouseclick="t"/>
                  <v:path o:connecttype="none"/>
                </v:shape>
                <v:shape id="Picture 450" o:spid="_x0000_s1028" type="#_x0000_t75" alt="ScreenShot00022" style="position:absolute;width:18576;height:8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Pe6zGAAAA3AAAAA8AAABkcnMvZG93bnJldi54bWxEj09Lw0AQxe9Cv8Mygje7qaKUtNtSCqL1&#10;UOwf8Tpkp0lqdjZk1iZ+e+cg9DbDe/Peb+bLITTmQp3UkR1MxhkY4iL6mksHx8PL/RSMJGSPTWRy&#10;8EsCy8XoZo65jz3v6LJPpdEQlhwdVCm1ubVSVBRQxrElVu0Uu4BJ1660vsNew0NjH7Ls2QasWRsq&#10;bGldUfG9/wkOTtsnuzm/96vPj6+jyEQ2r9vH1rm722E1A5NoSFfz//WbV/yp0uozOoFd/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U97rMYAAADcAAAADwAAAAAAAAAAAAAA&#10;AACfAgAAZHJzL2Rvd25yZXYueG1sUEsFBgAAAAAEAAQA9wAAAJIDAAAAAA==&#10;">
                  <v:imagedata r:id="rId30" o:title="ScreenShot00022"/>
                </v:shape>
                <w10:anchorlock/>
              </v:group>
            </w:pict>
          </mc:Fallback>
        </mc:AlternateContent>
      </w:r>
    </w:p>
    <w:p w:rsidR="00AC7706" w:rsidRPr="00482D38" w:rsidRDefault="00AC7706" w:rsidP="002B4A10">
      <w:pPr>
        <w:widowControl/>
        <w:snapToGrid/>
        <w:ind w:left="100" w:right="100"/>
      </w:pPr>
    </w:p>
    <w:p w:rsidR="00AC7706" w:rsidRDefault="00482D38" w:rsidP="00482D38">
      <w:pPr>
        <w:ind w:left="100" w:right="100"/>
      </w:pPr>
      <w:r>
        <w:rPr>
          <w:rFonts w:hint="eastAsia"/>
        </w:rPr>
        <w:lastRenderedPageBreak/>
        <w:t>「縦に並べて表示」を選択した場合は、現在表示されている各画面のウィンドウに縦に並べて表示します。</w:t>
      </w:r>
      <w:r w:rsidR="00EB37B9">
        <w:rPr>
          <w:noProof/>
        </w:rPr>
        <mc:AlternateContent>
          <mc:Choice Requires="wpc">
            <w:drawing>
              <wp:inline distT="0" distB="0" distL="0" distR="0">
                <wp:extent cx="5236210" cy="2064385"/>
                <wp:effectExtent l="0" t="3175" r="0" b="0"/>
                <wp:docPr id="443" name="キャンバス 4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85" name="Picture 444" descr="ScreenShot000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63310" cy="1997792"/>
                          </a:xfrm>
                          <a:prstGeom prst="rect">
                            <a:avLst/>
                          </a:prstGeom>
                          <a:noFill/>
                          <a:extLst>
                            <a:ext uri="{909E8E84-426E-40DD-AFC4-6F175D3DCCD1}">
                              <a14:hiddenFill xmlns:a14="http://schemas.microsoft.com/office/drawing/2010/main">
                                <a:solidFill>
                                  <a:srgbClr val="FFFFFF"/>
                                </a:solidFill>
                              </a14:hiddenFill>
                            </a:ext>
                          </a:extLst>
                        </pic:spPr>
                      </pic:pic>
                      <wps:wsp>
                        <wps:cNvPr id="186" name="Rectangle 527"/>
                        <wps:cNvSpPr>
                          <a:spLocks noChangeArrowheads="1"/>
                        </wps:cNvSpPr>
                        <wps:spPr bwMode="auto">
                          <a:xfrm>
                            <a:off x="36000" y="16198"/>
                            <a:ext cx="5127310" cy="929603"/>
                          </a:xfrm>
                          <a:prstGeom prst="rect">
                            <a:avLst/>
                          </a:prstGeom>
                          <a:noFill/>
                          <a:ln w="28575" cmpd="sng">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87" name="Rectangle 528"/>
                        <wps:cNvSpPr>
                          <a:spLocks noChangeArrowheads="1"/>
                        </wps:cNvSpPr>
                        <wps:spPr bwMode="auto">
                          <a:xfrm>
                            <a:off x="36000" y="988097"/>
                            <a:ext cx="5142610" cy="1019594"/>
                          </a:xfrm>
                          <a:prstGeom prst="rect">
                            <a:avLst/>
                          </a:prstGeom>
                          <a:noFill/>
                          <a:ln w="28575" cmpd="sng">
                            <a:solidFill>
                              <a:srgbClr val="FFFF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w14:anchorId="0736223B" id="キャンバス 443" o:spid="_x0000_s1026" editas="canvas" style="width:412.3pt;height:162.55pt;mso-position-horizontal-relative:char;mso-position-vertical-relative:line" coordsize="52362,20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">
                <v:shape id="_x0000_s1027" type="#_x0000_t75" style="position:absolute;width:52362;height:20643;visibility:visible;mso-wrap-style:square">
                  <v:fill o:detectmouseclick="t"/>
                  <v:path o:connecttype="none"/>
                </v:shape>
                <v:shape id="Picture 444" o:spid="_x0000_s1028" type="#_x0000_t75" alt="ScreenShot00020" style="position:absolute;width:51633;height:199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lIurEAAAA3AAAAA8AAABkcnMvZG93bnJldi54bWxET81qwkAQvhd8h2UEL0U3WioSXSW2tc2l&#10;BxMfYMiOSTA7m2S3Jn37bqHQ23x8v7M7jKYRd+pdbVnBchGBIC6srrlUcMlP8w0I55E1NpZJwTc5&#10;OOwnDzuMtR34TPfMlyKEsItRQeV9G0vpiooMuoVtiQN3tb1BH2BfSt3jEMJNI1dRtJYGaw4NFbb0&#10;UlFxy76MApd09LGWb6/pU2reH4f81H0eG6Vm0zHZgvA0+n/xnzvVYf7mGX6fCRfI/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DlIurEAAAA3AAAAA8AAAAAAAAAAAAAAAAA&#10;nwIAAGRycy9kb3ducmV2LnhtbFBLBQYAAAAABAAEAPcAAACQAwAAAAA=&#10;">
                  <v:imagedata r:id="rId32" o:title="ScreenShot00020"/>
                </v:shape>
                <v:rect id="Rectangle 527" o:spid="_x0000_s1029" style="position:absolute;left:360;top:161;width:51273;height:9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xMfMEA&#10;AADcAAAADwAAAGRycy9kb3ducmV2LnhtbERPy6rCMBDdC/5DGMGNaKpcRKtRVBCuIBQfG3djM7bF&#10;ZlKaqL1/fyMI7uZwnjNfNqYUT6pdYVnBcBCBIE6tLjhTcD5t+xMQziNrLC2Tgj9ysFy0W3OMtX3x&#10;gZ5Hn4kQwi5GBbn3VSylS3My6Aa2Ig7czdYGfYB1JnWNrxBuSjmKorE0WHBoyLGiTU7p/fgwCg7T&#10;Sy/52e33nOD6et5VyTDRUqlup1nNQHhq/Ff8cf/qMH8yhvcz4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sTHzBAAAA3AAAAA8AAAAAAAAAAAAAAAAAmAIAAGRycy9kb3du&#10;cmV2LnhtbFBLBQYAAAAABAAEAPUAAACGAwAAAAA=&#10;" filled="f" strokecolor="red" strokeweight="2.25pt">
                  <v:textbox inset="5.85pt,.7pt,5.85pt,.7pt"/>
                </v:rect>
                <v:rect id="Rectangle 528" o:spid="_x0000_s1030" style="position:absolute;left:360;top:9880;width:51426;height:10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w8ucIA&#10;AADcAAAADwAAAGRycy9kb3ducmV2LnhtbERPTWvCQBC9C/6HZYTedKNQDamriCDttUYC3sbsNBvN&#10;zobsqkl/fbdQ6G0e73PW29424kGdrx0rmM8SEMSl0zVXCk75YZqC8AFZY+OYFAzkYbsZj9aYaffk&#10;T3ocQyViCPsMFZgQ2kxKXxqy6GeuJY7cl+sshgi7SuoOnzHcNnKRJEtpsebYYLClvaHydrxbBcU5&#10;379eiiulQ74cvuXNv5tLqtTLpN+9gQjUh3/xn/tDx/npCn6fiRfI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LDy5wgAAANwAAAAPAAAAAAAAAAAAAAAAAJgCAABkcnMvZG93&#10;bnJldi54bWxQSwUGAAAAAAQABAD1AAAAhwMAAAAA&#10;" filled="f" strokecolor="yellow" strokeweight="2.25pt">
                  <v:textbox inset="5.85pt,.7pt,5.85pt,.7pt"/>
                </v:rect>
                <w10:anchorlock/>
              </v:group>
            </w:pict>
          </mc:Fallback>
        </mc:AlternateContent>
      </w:r>
    </w:p>
    <w:p w:rsidR="00AC7706" w:rsidRDefault="00AC7706" w:rsidP="00482D38">
      <w:pPr>
        <w:ind w:left="100" w:right="100"/>
      </w:pPr>
    </w:p>
    <w:p w:rsidR="00482D38" w:rsidRDefault="00482D38" w:rsidP="00482D38">
      <w:pPr>
        <w:ind w:left="100" w:right="100"/>
      </w:pPr>
      <w:r>
        <w:rPr>
          <w:rFonts w:hint="eastAsia"/>
        </w:rPr>
        <w:t>「横に並べて表示」を選択した場合は、現在表示されている各画面のウィンドウに横に並べて表示します。</w:t>
      </w:r>
    </w:p>
    <w:p w:rsidR="00482D38" w:rsidRDefault="00EB37B9" w:rsidP="002B4A10">
      <w:pPr>
        <w:widowControl/>
        <w:snapToGrid/>
        <w:ind w:left="100" w:right="100"/>
      </w:pPr>
      <w:r>
        <w:rPr>
          <w:noProof/>
        </w:rPr>
        <mc:AlternateContent>
          <mc:Choice Requires="wpc">
            <w:drawing>
              <wp:inline distT="0" distB="0" distL="0" distR="0">
                <wp:extent cx="5175885" cy="3335655"/>
                <wp:effectExtent l="0" t="4445" r="635" b="3175"/>
                <wp:docPr id="446" name="キャンバス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82" name="Picture 447" descr="ScreenShot000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5715" y="3810"/>
                            <a:ext cx="5170170" cy="3010535"/>
                          </a:xfrm>
                          <a:prstGeom prst="rect">
                            <a:avLst/>
                          </a:prstGeom>
                          <a:noFill/>
                          <a:extLst>
                            <a:ext uri="{909E8E84-426E-40DD-AFC4-6F175D3DCCD1}">
                              <a14:hiddenFill xmlns:a14="http://schemas.microsoft.com/office/drawing/2010/main">
                                <a:solidFill>
                                  <a:srgbClr val="FFFFFF"/>
                                </a:solidFill>
                              </a14:hiddenFill>
                            </a:ext>
                          </a:extLst>
                        </pic:spPr>
                      </pic:pic>
                      <wps:wsp>
                        <wps:cNvPr id="183" name="Rectangle 529"/>
                        <wps:cNvSpPr>
                          <a:spLocks noChangeArrowheads="1"/>
                        </wps:cNvSpPr>
                        <wps:spPr bwMode="auto">
                          <a:xfrm>
                            <a:off x="33020" y="27940"/>
                            <a:ext cx="2527300" cy="2787650"/>
                          </a:xfrm>
                          <a:prstGeom prst="rect">
                            <a:avLst/>
                          </a:prstGeom>
                          <a:noFill/>
                          <a:ln w="28575" cap="flat" cmpd="sng" algn="ctr">
                            <a:solidFill>
                              <a:srgbClr val="FF0000"/>
                            </a:solidFill>
                            <a:prstDash val="solid"/>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wps:wsp>
                        <wps:cNvPr id="184" name="Rectangle 530"/>
                        <wps:cNvSpPr>
                          <a:spLocks noChangeArrowheads="1"/>
                        </wps:cNvSpPr>
                        <wps:spPr bwMode="auto">
                          <a:xfrm>
                            <a:off x="2620645" y="28575"/>
                            <a:ext cx="2527300" cy="2787650"/>
                          </a:xfrm>
                          <a:prstGeom prst="rect">
                            <a:avLst/>
                          </a:prstGeom>
                          <a:noFill/>
                          <a:ln w="28575" cap="flat" cmpd="sng" algn="ctr">
                            <a:solidFill>
                              <a:srgbClr val="FFFF00"/>
                            </a:solidFill>
                            <a:prstDash val="solid"/>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wpc:wpc>
                  </a:graphicData>
                </a:graphic>
              </wp:inline>
            </w:drawing>
          </mc:Choice>
          <mc:Fallback>
            <w:pict>
              <v:group w14:anchorId="31D618DB" id="キャンバス 446" o:spid="_x0000_s1026" editas="canvas" style="width:407.55pt;height:262.65pt;mso-position-horizontal-relative:char;mso-position-vertical-relative:line" coordsize="51758,33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">
                <v:shape id="_x0000_s1027" type="#_x0000_t75" style="position:absolute;width:51758;height:33356;visibility:visible;mso-wrap-style:square">
                  <v:fill o:detectmouseclick="t"/>
                  <v:path o:connecttype="none"/>
                </v:shape>
                <v:shape id="Picture 447" o:spid="_x0000_s1028" type="#_x0000_t75" alt="ScreenShot00021" style="position:absolute;left:57;top:38;width:51701;height:301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8y2IO8AAAA3AAAAA8AAABkcnMvZG93bnJldi54bWxET0sKwjAQ3QveIYzgTlNdiFSjaFFwJ1oP&#10;MDRjW2wmtYltvb0RBHfzeN9Zb3tTiZYaV1pWMJtGIIgzq0vOFdzS42QJwnlkjZVlUvAmB9vNcLDG&#10;WNuOL9RefS5CCLsYFRTe17GULivIoJvamjhwd9sY9AE2udQNdiHcVHIeRQtpsOTQUGBNSUHZ4/oy&#10;CqJ962hxPtS3VKYzaU/tM6GzUuNRv1uB8NT7v/jnPukwfzmH7zPhArn5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DPMtiDvAAAANwAAAAPAAAAAAAAAAAAAAAAAJ8CAABkcnMv&#10;ZG93bnJldi54bWxQSwUGAAAAAAQABAD3AAAAiAMAAAAA&#10;">
                  <v:imagedata r:id="rId34" o:title="ScreenShot00021"/>
                </v:shape>
                <v:rect id="Rectangle 529" o:spid="_x0000_s1029" style="position:absolute;left:330;top:279;width:25273;height:27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vv5MIA&#10;AADcAAAADwAAAGRycy9kb3ducmV2LnhtbERPS4vCMBC+L/gfwgheFk11F9FqFBUEBaH4uHgbm7Et&#10;NpPSRO3+eyMseJuP7znTeWNK8aDaFZYV9HsRCOLU6oIzBafjujsC4TyyxtIyKfgjB/NZ62uKsbZP&#10;3tPj4DMRQtjFqCD3voqldGlOBl3PVsSBu9raoA+wzqSu8RnCTSkHUTSUBgsODTlWtMopvR3uRsF+&#10;fP5Ofre7HSe4vJy2VdJPtFSq024WExCeGv8R/7s3Oswf/cD7mXCB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G+/kwgAAANwAAAAPAAAAAAAAAAAAAAAAAJgCAABkcnMvZG93&#10;bnJldi54bWxQSwUGAAAAAAQABAD1AAAAhwMAAAAA&#10;" filled="f" strokecolor="red" strokeweight="2.25pt">
                  <v:textbox inset="5.85pt,.7pt,5.85pt,.7pt"/>
                </v:rect>
                <v:rect id="Rectangle 530" o:spid="_x0000_s1030" style="position:absolute;left:26206;top:285;width:25273;height:27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izsEA&#10;AADcAAAADwAAAGRycy9kb3ducmV2LnhtbERPTYvCMBC9L/gfwgje1tTFlVKNIoLoVbsI3sZmbKrN&#10;pDRZbf31m4WFvc3jfc5i1dlaPKj1lWMFk3ECgrhwuuJSwVe+fU9B+ICssXZMCnrysFoO3haYaffk&#10;Az2OoRQxhH2GCkwITSalLwxZ9GPXEEfu6lqLIcK2lLrFZwy3tfxIkpm0WHFsMNjQxlBxP35bBadz&#10;vvm8nG6U9vmsf8m735lLqtRo2K3nIAJ14V/8597rOD+dwu8z8QK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s7BAAAA3AAAAA8AAAAAAAAAAAAAAAAAmAIAAGRycy9kb3du&#10;cmV2LnhtbFBLBQYAAAAABAAEAPUAAACGAwAAAAA=&#10;" filled="f" strokecolor="yellow" strokeweight="2.25pt">
                  <v:textbox inset="5.85pt,.7pt,5.85pt,.7pt"/>
                </v:rect>
                <w10:anchorlock/>
              </v:group>
            </w:pict>
          </mc:Fallback>
        </mc:AlternateContent>
      </w:r>
    </w:p>
    <w:p w:rsidR="00AC7706" w:rsidRDefault="00AC7706" w:rsidP="002B4A10">
      <w:pPr>
        <w:widowControl/>
        <w:snapToGrid/>
        <w:ind w:left="100" w:right="100"/>
      </w:pPr>
    </w:p>
    <w:p w:rsidR="00482D38" w:rsidRDefault="00482D38" w:rsidP="00482D38">
      <w:pPr>
        <w:pStyle w:val="12"/>
        <w:ind w:right="200"/>
      </w:pPr>
      <w:bookmarkStart w:id="12" w:name="_Toc522271416"/>
      <w:r>
        <w:t>メニューバー（ヘルプ）</w:t>
      </w:r>
      <w:bookmarkEnd w:id="12"/>
    </w:p>
    <w:p w:rsidR="008A281E" w:rsidRDefault="007E7162" w:rsidP="002B4A10">
      <w:pPr>
        <w:widowControl/>
        <w:snapToGrid/>
        <w:ind w:left="100" w:right="100"/>
      </w:pPr>
      <w:r>
        <w:rPr>
          <w:rFonts w:hint="eastAsia"/>
        </w:rPr>
        <w:t>ユーザーマニュアルを表示します。</w:t>
      </w:r>
    </w:p>
    <w:p w:rsidR="00482D38" w:rsidRDefault="00482D38" w:rsidP="00482D38">
      <w:pPr>
        <w:pStyle w:val="12"/>
        <w:ind w:right="200"/>
      </w:pPr>
      <w:bookmarkStart w:id="13" w:name="_Toc522271417"/>
      <w:r>
        <w:t>メニューバー（ログオフ）</w:t>
      </w:r>
      <w:bookmarkEnd w:id="13"/>
    </w:p>
    <w:p w:rsidR="005E410B" w:rsidRDefault="005E410B" w:rsidP="005E410B">
      <w:pPr>
        <w:ind w:left="100" w:right="100"/>
      </w:pPr>
      <w:r>
        <w:rPr>
          <w:rFonts w:hint="eastAsia"/>
        </w:rPr>
        <w:t>現在表示されている各画面を全て閉じ、ログイン画面を開きます。</w:t>
      </w:r>
    </w:p>
    <w:p w:rsidR="00482D38" w:rsidRPr="005E410B" w:rsidRDefault="00482D38" w:rsidP="002B4A10">
      <w:pPr>
        <w:widowControl/>
        <w:snapToGrid/>
        <w:ind w:left="100" w:right="100"/>
      </w:pPr>
    </w:p>
    <w:p w:rsidR="002B4A10" w:rsidRDefault="005E410B" w:rsidP="008A281E">
      <w:pPr>
        <w:pStyle w:val="12"/>
        <w:ind w:right="200"/>
      </w:pPr>
      <w:bookmarkStart w:id="14" w:name="_Toc522271418"/>
      <w:r>
        <w:lastRenderedPageBreak/>
        <w:t>各画面の</w:t>
      </w:r>
      <w:r w:rsidR="002B4A10">
        <w:t>お気に入り</w:t>
      </w:r>
      <w:bookmarkEnd w:id="14"/>
    </w:p>
    <w:p w:rsidR="008A281E" w:rsidRDefault="00EB37B9" w:rsidP="002B4A10">
      <w:pPr>
        <w:widowControl/>
        <w:snapToGrid/>
        <w:ind w:left="100" w:right="100"/>
      </w:pPr>
      <w:r>
        <w:rPr>
          <w:noProof/>
        </w:rPr>
        <mc:AlternateContent>
          <mc:Choice Requires="wpc">
            <w:drawing>
              <wp:inline distT="0" distB="0" distL="0" distR="0">
                <wp:extent cx="4116070" cy="1536065"/>
                <wp:effectExtent l="5080" t="0" r="3175" b="0"/>
                <wp:docPr id="181" name="キャンバス 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79" name="Picture 437" descr="ScreenShot000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6270" cy="14388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DFCE8E8" id="キャンバス 52" o:spid="_x0000_s1026" editas="canvas" style="width:324.1pt;height:120.95pt;mso-position-horizontal-relative:char;mso-position-vertical-relative:line" coordsize="41160,15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">
                <v:shape id="_x0000_s1027" type="#_x0000_t75" style="position:absolute;width:41160;height:15360;visibility:visible;mso-wrap-style:square">
                  <v:fill o:detectmouseclick="t"/>
                  <v:path o:connecttype="none"/>
                </v:shape>
                <v:shape id="Picture 437" o:spid="_x0000_s1028" type="#_x0000_t75" alt="ScreenShot00018" style="position:absolute;width:30062;height:143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NL4TCAAAA3AAAAA8AAABkcnMvZG93bnJldi54bWxET0trwkAQvhf8D8sIvdWNFbVJXcUKxQde&#10;qh48DtkxCc3OhuxGk3/vCoK3+fieM1u0phRXql1hWcFwEIEgTq0uOFNwOv5+fIFwHlljaZkUdORg&#10;Me+9zTDR9sZ/dD34TIQQdgkqyL2vEildmpNBN7AVceAutjboA6wzqWu8hXBTys8omkiDBYeGHCta&#10;5ZT+Hxqj4KgvXdPsLXc/59F6vJW7ON6hUu/9dvkNwlPrX+Kne6PD/GkMj2fCBXJ+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TS+EwgAAANwAAAAPAAAAAAAAAAAAAAAAAJ8C&#10;AABkcnMvZG93bnJldi54bWxQSwUGAAAAAAQABAD3AAAAjgMAAAAA&#10;">
                  <v:imagedata r:id="rId36" o:title="ScreenShot00018"/>
                </v:shape>
                <w10:anchorlock/>
              </v:group>
            </w:pict>
          </mc:Fallback>
        </mc:AlternateContent>
      </w:r>
    </w:p>
    <w:p w:rsidR="008A281E" w:rsidRDefault="005E410B" w:rsidP="002B4A10">
      <w:pPr>
        <w:widowControl/>
        <w:snapToGrid/>
        <w:ind w:left="100" w:right="100"/>
      </w:pPr>
      <w:r>
        <w:t>お気に入り登録されて</w:t>
      </w:r>
      <w:r w:rsidR="00053153">
        <w:rPr>
          <w:rFonts w:hint="eastAsia"/>
        </w:rPr>
        <w:t>いる</w:t>
      </w:r>
      <w:r>
        <w:t>場合は、ボタン上で右クリックするとお気に入りが表示されます。</w:t>
      </w:r>
    </w:p>
    <w:p w:rsidR="00B61492" w:rsidRDefault="00B61492" w:rsidP="00B61492">
      <w:pPr>
        <w:widowControl/>
        <w:snapToGrid/>
        <w:ind w:left="100" w:right="100"/>
      </w:pPr>
      <w:r>
        <w:rPr>
          <w:rFonts w:hint="eastAsia"/>
        </w:rPr>
        <w:t>クリックすると、選択した画面が起動し、登録した検索条件で一覧又はスケジュールを表示します。</w:t>
      </w:r>
    </w:p>
    <w:p w:rsidR="002B4A10" w:rsidRPr="00B61492" w:rsidRDefault="002B4A10" w:rsidP="002B4A10">
      <w:pPr>
        <w:widowControl/>
        <w:snapToGrid/>
        <w:ind w:left="100" w:right="100"/>
      </w:pPr>
    </w:p>
    <w:p w:rsidR="00B768ED" w:rsidRDefault="002B4A10" w:rsidP="00B768ED">
      <w:pPr>
        <w:widowControl/>
        <w:snapToGrid/>
        <w:ind w:left="100" w:right="100"/>
      </w:pPr>
      <w:r>
        <w:t>車両検索</w:t>
      </w:r>
      <w:r w:rsidR="00782F91">
        <w:rPr>
          <w:rFonts w:hint="eastAsia"/>
        </w:rPr>
        <w:t>カーシェアや外製車などの特定区分の車両を一覧表示します。</w:t>
      </w:r>
    </w:p>
    <w:p w:rsidR="00B768ED" w:rsidRDefault="00B768ED" w:rsidP="00B768ED">
      <w:pPr>
        <w:widowControl/>
        <w:snapToGrid/>
        <w:ind w:left="100" w:right="100"/>
      </w:pPr>
    </w:p>
    <w:p w:rsidR="00782F91" w:rsidRDefault="00782F91" w:rsidP="00782F91">
      <w:pPr>
        <w:pStyle w:val="12"/>
        <w:ind w:right="200"/>
      </w:pPr>
      <w:bookmarkStart w:id="15" w:name="_Toc522271419"/>
      <w:r>
        <w:t>車両検索タブ</w:t>
      </w:r>
      <w:bookmarkEnd w:id="15"/>
    </w:p>
    <w:p w:rsidR="003A5211" w:rsidRPr="003A5211" w:rsidRDefault="003A5211">
      <w:pPr>
        <w:widowControl/>
        <w:snapToGrid/>
        <w:ind w:left="100" w:right="100"/>
      </w:pPr>
    </w:p>
    <w:p w:rsidR="00782F91" w:rsidRDefault="00782F91" w:rsidP="002B4A10">
      <w:pPr>
        <w:widowControl/>
        <w:snapToGrid/>
        <w:ind w:left="100" w:right="100"/>
      </w:pPr>
      <w:r>
        <w:t xml:space="preserve">◯ </w:t>
      </w:r>
      <w:r>
        <w:t>車両区分</w:t>
      </w:r>
      <w:r w:rsidR="00EB37B9">
        <w:rPr>
          <w:noProof/>
        </w:rPr>
        <mc:AlternateContent>
          <mc:Choice Requires="wpc">
            <w:drawing>
              <wp:inline distT="0" distB="0" distL="0" distR="0">
                <wp:extent cx="5931535" cy="1146810"/>
                <wp:effectExtent l="2540" t="635" r="0" b="0"/>
                <wp:docPr id="583" name="キャンバス 5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61" name="Picture 585" descr="ScreenShot00006"/>
                          <pic:cNvPicPr>
                            <a:picLocks noChangeAspect="1" noChangeArrowheads="1"/>
                          </pic:cNvPicPr>
                        </pic:nvPicPr>
                        <pic:blipFill>
                          <a:blip r:embed="rId37">
                            <a:extLst>
                              <a:ext uri="{28A0092B-C50C-407E-A947-70E740481C1C}">
                                <a14:useLocalDpi xmlns:a14="http://schemas.microsoft.com/office/drawing/2010/main" val="0"/>
                              </a:ext>
                            </a:extLst>
                          </a:blip>
                          <a:srcRect b="67638"/>
                          <a:stretch>
                            <a:fillRect/>
                          </a:stretch>
                        </pic:blipFill>
                        <pic:spPr bwMode="auto">
                          <a:xfrm>
                            <a:off x="0" y="0"/>
                            <a:ext cx="5779135" cy="1080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テキスト ボックス 2"/>
                        <wps:cNvSpPr txBox="1">
                          <a:spLocks noChangeArrowheads="1"/>
                        </wps:cNvSpPr>
                        <wps:spPr bwMode="auto">
                          <a:xfrm>
                            <a:off x="1141095" y="194945"/>
                            <a:ext cx="505460" cy="387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7500" w:rsidRPr="005F1A45" w:rsidRDefault="00617500" w:rsidP="00524982">
                              <w:pPr>
                                <w:ind w:left="100" w:right="100"/>
                                <w:rPr>
                                  <w:color w:val="FF0000"/>
                                  <w:sz w:val="36"/>
                                  <w:szCs w:val="36"/>
                                </w:rPr>
                              </w:pPr>
                              <w:r w:rsidRPr="005F1A45">
                                <w:rPr>
                                  <w:rFonts w:hint="eastAsia"/>
                                  <w:color w:val="FF0000"/>
                                  <w:sz w:val="36"/>
                                  <w:szCs w:val="36"/>
                                </w:rPr>
                                <w:t>②</w:t>
                              </w:r>
                            </w:p>
                          </w:txbxContent>
                        </wps:txbx>
                        <wps:bodyPr rot="0" vert="horz" wrap="square" lIns="91440" tIns="45720" rIns="91440" bIns="45720" anchor="t" anchorCtr="0" upright="1">
                          <a:spAutoFit/>
                        </wps:bodyPr>
                      </wps:wsp>
                      <wps:wsp>
                        <wps:cNvPr id="164" name="テキスト ボックス 2"/>
                        <wps:cNvSpPr txBox="1">
                          <a:spLocks noChangeArrowheads="1"/>
                        </wps:cNvSpPr>
                        <wps:spPr bwMode="auto">
                          <a:xfrm>
                            <a:off x="2152650" y="196215"/>
                            <a:ext cx="553720" cy="35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7500" w:rsidRPr="005F1A45" w:rsidRDefault="00617500" w:rsidP="00524982">
                              <w:pPr>
                                <w:ind w:left="100" w:right="100"/>
                                <w:rPr>
                                  <w:color w:val="FF0000"/>
                                  <w:sz w:val="36"/>
                                  <w:szCs w:val="36"/>
                                </w:rPr>
                              </w:pPr>
                              <w:r w:rsidRPr="005F1A45">
                                <w:rPr>
                                  <w:rFonts w:hint="eastAsia"/>
                                  <w:color w:val="FF0000"/>
                                  <w:sz w:val="36"/>
                                  <w:szCs w:val="36"/>
                                </w:rPr>
                                <w:t>③</w:t>
                              </w:r>
                            </w:p>
                          </w:txbxContent>
                        </wps:txbx>
                        <wps:bodyPr rot="0" vert="horz" wrap="square" lIns="91440" tIns="45720" rIns="91440" bIns="45720" anchor="t" anchorCtr="0" upright="1">
                          <a:noAutofit/>
                        </wps:bodyPr>
                      </wps:wsp>
                      <wps:wsp>
                        <wps:cNvPr id="165" name="テキスト ボックス 2"/>
                        <wps:cNvSpPr txBox="1">
                          <a:spLocks noChangeArrowheads="1"/>
                        </wps:cNvSpPr>
                        <wps:spPr bwMode="auto">
                          <a:xfrm>
                            <a:off x="2784475" y="187325"/>
                            <a:ext cx="553720" cy="389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7500" w:rsidRPr="005F1A45" w:rsidRDefault="00617500" w:rsidP="00524982">
                              <w:pPr>
                                <w:ind w:left="100" w:right="100"/>
                                <w:rPr>
                                  <w:color w:val="FF0000"/>
                                  <w:sz w:val="36"/>
                                  <w:szCs w:val="36"/>
                                </w:rPr>
                              </w:pPr>
                              <w:r w:rsidRPr="005F1A45">
                                <w:rPr>
                                  <w:rFonts w:hint="eastAsia"/>
                                  <w:color w:val="FF0000"/>
                                  <w:sz w:val="36"/>
                                  <w:szCs w:val="36"/>
                                </w:rPr>
                                <w:t>④</w:t>
                              </w:r>
                            </w:p>
                          </w:txbxContent>
                        </wps:txbx>
                        <wps:bodyPr rot="0" vert="horz" wrap="square" lIns="91440" tIns="45720" rIns="91440" bIns="45720" anchor="t" anchorCtr="0" upright="1">
                          <a:noAutofit/>
                        </wps:bodyPr>
                      </wps:wsp>
                      <wps:wsp>
                        <wps:cNvPr id="166" name="テキスト ボックス 2"/>
                        <wps:cNvSpPr txBox="1">
                          <a:spLocks noChangeArrowheads="1"/>
                        </wps:cNvSpPr>
                        <wps:spPr bwMode="auto">
                          <a:xfrm>
                            <a:off x="3549650" y="205105"/>
                            <a:ext cx="525145" cy="389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7500" w:rsidRPr="005F1A45" w:rsidRDefault="00617500" w:rsidP="00524982">
                              <w:pPr>
                                <w:ind w:left="100" w:right="100"/>
                                <w:rPr>
                                  <w:color w:val="FF0000"/>
                                  <w:sz w:val="36"/>
                                  <w:szCs w:val="36"/>
                                </w:rPr>
                              </w:pPr>
                              <w:r w:rsidRPr="005F1A45">
                                <w:rPr>
                                  <w:rFonts w:hint="eastAsia"/>
                                  <w:color w:val="FF0000"/>
                                  <w:sz w:val="36"/>
                                  <w:szCs w:val="36"/>
                                </w:rPr>
                                <w:t>⑤</w:t>
                              </w:r>
                            </w:p>
                          </w:txbxContent>
                        </wps:txbx>
                        <wps:bodyPr rot="0" vert="horz" wrap="square" lIns="91440" tIns="45720" rIns="91440" bIns="45720" anchor="t" anchorCtr="0" upright="1">
                          <a:noAutofit/>
                        </wps:bodyPr>
                      </wps:wsp>
                      <wps:wsp>
                        <wps:cNvPr id="167" name="Rectangle 590"/>
                        <wps:cNvSpPr>
                          <a:spLocks noChangeArrowheads="1"/>
                        </wps:cNvSpPr>
                        <wps:spPr bwMode="auto">
                          <a:xfrm>
                            <a:off x="163830" y="509270"/>
                            <a:ext cx="5334000" cy="228600"/>
                          </a:xfrm>
                          <a:prstGeom prst="rect">
                            <a:avLst/>
                          </a:prstGeom>
                          <a:noFill/>
                          <a:ln w="19050" cmpd="sng">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68" name="Text Box 591"/>
                        <wps:cNvSpPr txBox="1">
                          <a:spLocks noChangeArrowheads="1"/>
                        </wps:cNvSpPr>
                        <wps:spPr bwMode="auto">
                          <a:xfrm>
                            <a:off x="4147820" y="242570"/>
                            <a:ext cx="44767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7500" w:rsidRPr="005F1A45" w:rsidRDefault="00617500" w:rsidP="00524982">
                              <w:pPr>
                                <w:ind w:left="100" w:right="100"/>
                                <w:rPr>
                                  <w:color w:val="FF0000"/>
                                  <w:sz w:val="36"/>
                                  <w:szCs w:val="36"/>
                                </w:rPr>
                              </w:pPr>
                              <w:r w:rsidRPr="005F1A45">
                                <w:rPr>
                                  <w:rFonts w:hint="eastAsia"/>
                                  <w:color w:val="FF0000"/>
                                  <w:sz w:val="36"/>
                                  <w:szCs w:val="36"/>
                                </w:rPr>
                                <w:t>⑥</w:t>
                              </w:r>
                            </w:p>
                          </w:txbxContent>
                        </wps:txbx>
                        <wps:bodyPr rot="0" vert="horz" wrap="square" lIns="74295" tIns="8890" rIns="74295" bIns="8890" anchor="t" anchorCtr="0" upright="1">
                          <a:noAutofit/>
                        </wps:bodyPr>
                      </wps:wsp>
                      <wps:wsp>
                        <wps:cNvPr id="169" name="テキスト ボックス 2"/>
                        <wps:cNvSpPr txBox="1">
                          <a:spLocks noChangeArrowheads="1"/>
                        </wps:cNvSpPr>
                        <wps:spPr bwMode="auto">
                          <a:xfrm>
                            <a:off x="575310" y="194945"/>
                            <a:ext cx="452755" cy="389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7500" w:rsidRPr="005F1A45" w:rsidRDefault="00617500" w:rsidP="00524982">
                              <w:pPr>
                                <w:ind w:left="100" w:right="100"/>
                                <w:rPr>
                                  <w:color w:val="FF0000"/>
                                  <w:sz w:val="36"/>
                                  <w:szCs w:val="36"/>
                                </w:rPr>
                              </w:pPr>
                              <w:r w:rsidRPr="005F1A45">
                                <w:rPr>
                                  <w:rFonts w:hint="eastAsia"/>
                                  <w:color w:val="FF0000"/>
                                  <w:sz w:val="36"/>
                                  <w:szCs w:val="36"/>
                                </w:rPr>
                                <w:t>①</w:t>
                              </w:r>
                            </w:p>
                          </w:txbxContent>
                        </wps:txbx>
                        <wps:bodyPr rot="0" vert="horz" wrap="square" lIns="91440" tIns="45720" rIns="91440" bIns="45720" anchor="t" anchorCtr="0" upright="1">
                          <a:spAutoFit/>
                        </wps:bodyPr>
                      </wps:wsp>
                    </wpc:wpc>
                  </a:graphicData>
                </a:graphic>
              </wp:inline>
            </w:drawing>
          </mc:Choice>
          <mc:Fallback>
            <w:pict>
              <v:group id="キャンバス 583" o:spid="_x0000_s1043" editas="canvas" style="width:467.05pt;height:90.3pt;mso-position-horizontal-relative:char;mso-position-vertical-relative:line" coordsize="59315,114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">
                <v:shape id="_x0000_s1044" type="#_x0000_t75" style="position:absolute;width:59315;height:11468;visibility:visible;mso-wrap-style:square">
                  <v:fill o:detectmouseclick="t"/>
                  <v:path o:connecttype="none"/>
                </v:shape>
                <v:shape id="Picture 585" o:spid="_x0000_s1045" type="#_x0000_t75" alt="ScreenShot00006" style="position:absolute;width:57791;height:108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IdwzDAAAA3AAAAA8AAABkcnMvZG93bnJldi54bWxET0uLwjAQvi/4H8IIXhZNVRCpRhHB12EP&#10;dj3obWjGtthMahK1/vvNwsLe5uN7znzZmlo8yfnKsoLhIAFBnFtdcaHg9L3pT0H4gKyxtkwK3uRh&#10;ueh8zDHV9sVHemahEDGEfYoKyhCaVEqfl2TQD2xDHLmrdQZDhK6Q2uErhptajpJkIg1WHBtKbGhd&#10;Un7LHkaBHpn7+XTIWjx+7adue91Vn5exUr1uu5qBCNSGf/Gfe6/j/MkQfp+JF8jF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8h3DMMAAADcAAAADwAAAAAAAAAAAAAAAACf&#10;AgAAZHJzL2Rvd25yZXYueG1sUEsFBgAAAAAEAAQA9wAAAI8DAAAAAA==&#10;">
                  <v:imagedata r:id="rId38" o:title="ScreenShot00006" cropbottom="44327f"/>
                </v:shape>
                <v:shapetype id="_x0000_t202" coordsize="21600,21600" o:spt="202" path="m,l,21600r21600,l21600,xe">
                  <v:stroke joinstyle="miter"/>
                  <v:path gradientshapeok="t" o:connecttype="rect"/>
                </v:shapetype>
                <v:shape id="テキスト ボックス 2" o:spid="_x0000_s1046" type="#_x0000_t202" style="position:absolute;left:11410;top:1949;width:505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nJLsAA&#10;AADcAAAADwAAAGRycy9kb3ducmV2LnhtbERPTWvCQBC9F/wPyxS81Y2ViqSuIraCBy9qvA/ZaTY0&#10;OxuyUxP/vSsUvM3jfc5yPfhGXamLdWAD00kGirgMtubKQHHevS1ARUG22AQmAzeKsF6NXpaY29Dz&#10;ka4nqVQK4ZijASfS5lrH0pHHOAktceJ+QudREuwqbTvsU7hv9HuWzbXHmlODw5a2jsrf0583IGI3&#10;01vx7eP+Mhy+epeVH1gYM34dNp+ghAZ5iv/de5vmz2fweCZdoF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9nJLsAAAADcAAAADwAAAAAAAAAAAAAAAACYAgAAZHJzL2Rvd25y&#10;ZXYueG1sUEsFBgAAAAAEAAQA9QAAAIUDAAAAAA==&#10;" filled="f" stroked="f">
                  <v:textbox style="mso-fit-shape-to-text:t">
                    <w:txbxContent>
                      <w:p w:rsidR="00617500" w:rsidRPr="005F1A45" w:rsidRDefault="00617500" w:rsidP="00524982">
                        <w:pPr>
                          <w:ind w:left="100" w:right="100"/>
                          <w:rPr>
                            <w:color w:val="FF0000"/>
                            <w:sz w:val="36"/>
                            <w:szCs w:val="36"/>
                          </w:rPr>
                        </w:pPr>
                        <w:r w:rsidRPr="005F1A45">
                          <w:rPr>
                            <w:rFonts w:hint="eastAsia"/>
                            <w:color w:val="FF0000"/>
                            <w:sz w:val="36"/>
                            <w:szCs w:val="36"/>
                          </w:rPr>
                          <w:t>②</w:t>
                        </w:r>
                      </w:p>
                    </w:txbxContent>
                  </v:textbox>
                </v:shape>
                <v:shape id="テキスト ボックス 2" o:spid="_x0000_s1047" type="#_x0000_t202" style="position:absolute;left:21526;top:1962;width:5537;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rsidR="00617500" w:rsidRPr="005F1A45" w:rsidRDefault="00617500" w:rsidP="00524982">
                        <w:pPr>
                          <w:ind w:left="100" w:right="100"/>
                          <w:rPr>
                            <w:color w:val="FF0000"/>
                            <w:sz w:val="36"/>
                            <w:szCs w:val="36"/>
                          </w:rPr>
                        </w:pPr>
                        <w:r w:rsidRPr="005F1A45">
                          <w:rPr>
                            <w:rFonts w:hint="eastAsia"/>
                            <w:color w:val="FF0000"/>
                            <w:sz w:val="36"/>
                            <w:szCs w:val="36"/>
                          </w:rPr>
                          <w:t>③</w:t>
                        </w:r>
                      </w:p>
                    </w:txbxContent>
                  </v:textbox>
                </v:shape>
                <v:shape id="テキスト ボックス 2" o:spid="_x0000_s1048" type="#_x0000_t202" style="position:absolute;left:27844;top:1873;width:5537;height:3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rsidR="00617500" w:rsidRPr="005F1A45" w:rsidRDefault="00617500" w:rsidP="00524982">
                        <w:pPr>
                          <w:ind w:left="100" w:right="100"/>
                          <w:rPr>
                            <w:color w:val="FF0000"/>
                            <w:sz w:val="36"/>
                            <w:szCs w:val="36"/>
                          </w:rPr>
                        </w:pPr>
                        <w:r w:rsidRPr="005F1A45">
                          <w:rPr>
                            <w:rFonts w:hint="eastAsia"/>
                            <w:color w:val="FF0000"/>
                            <w:sz w:val="36"/>
                            <w:szCs w:val="36"/>
                          </w:rPr>
                          <w:t>④</w:t>
                        </w:r>
                      </w:p>
                    </w:txbxContent>
                  </v:textbox>
                </v:shape>
                <v:shape id="テキスト ボックス 2" o:spid="_x0000_s1049" type="#_x0000_t202" style="position:absolute;left:35496;top:2051;width:5251;height:3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rsidR="00617500" w:rsidRPr="005F1A45" w:rsidRDefault="00617500" w:rsidP="00524982">
                        <w:pPr>
                          <w:ind w:left="100" w:right="100"/>
                          <w:rPr>
                            <w:color w:val="FF0000"/>
                            <w:sz w:val="36"/>
                            <w:szCs w:val="36"/>
                          </w:rPr>
                        </w:pPr>
                        <w:r w:rsidRPr="005F1A45">
                          <w:rPr>
                            <w:rFonts w:hint="eastAsia"/>
                            <w:color w:val="FF0000"/>
                            <w:sz w:val="36"/>
                            <w:szCs w:val="36"/>
                          </w:rPr>
                          <w:t>⑤</w:t>
                        </w:r>
                      </w:p>
                    </w:txbxContent>
                  </v:textbox>
                </v:shape>
                <v:rect id="Rectangle 590" o:spid="_x0000_s1050" style="position:absolute;left:1638;top:5092;width:5334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V0cIA&#10;AADcAAAADwAAAGRycy9kb3ducmV2LnhtbERPTYvCMBC9L/gfwgje1lQFV6pRRBBWhKVqPXgbmrEt&#10;NpOSZGv995uFhb3N433OatObRnTkfG1ZwWScgCAurK65VJBf9u8LED4ga2wsk4IXedisB28rTLV9&#10;8om6cyhFDGGfooIqhDaV0hcVGfRj2xJH7m6dwRChK6V2+IzhppHTJJlLgzXHhgpb2lVUPM7fRsFp&#10;+uCZO+RZV9yOX9fEZpNZnik1GvbbJYhAffgX/7k/dZw//4DfZ+IF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zBXRwgAAANwAAAAPAAAAAAAAAAAAAAAAAJgCAABkcnMvZG93&#10;bnJldi54bWxQSwUGAAAAAAQABAD1AAAAhwMAAAAA&#10;" filled="f" strokecolor="red" strokeweight="1.5pt">
                  <v:textbox inset="5.85pt,.7pt,5.85pt,.7pt"/>
                </v:rect>
                <v:shape id="Text Box 591" o:spid="_x0000_s1051" type="#_x0000_t202" style="position:absolute;left:41478;top:2425;width:4476;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J2PcYA&#10;AADcAAAADwAAAGRycy9kb3ducmV2LnhtbESPzWvCQBDF74X+D8sUeqsbCw0lukos9INe/EQ8jtkx&#10;CWZnQ3ar0b/eORS8zfDevPeb8bR3jTpRF2rPBoaDBBRx4W3NpYHN+vPlHVSIyBYbz2TgQgGmk8eH&#10;MWbWn3lJp1UslYRwyNBAFWObaR2KihyGgW+JRTv4zmGUtSu17fAs4a7Rr0mSaoc1S0OFLX1UVBxX&#10;f87AtQ7592I+i/vZ2+4rWfymYZunxjw/9fkIVKQ+3s3/1z9W8FOhlWdkAj2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BJ2PcYAAADcAAAADwAAAAAAAAAAAAAAAACYAgAAZHJz&#10;L2Rvd25yZXYueG1sUEsFBgAAAAAEAAQA9QAAAIsDAAAAAA==&#10;" filled="f" stroked="f">
                  <v:textbox inset="5.85pt,.7pt,5.85pt,.7pt">
                    <w:txbxContent>
                      <w:p w:rsidR="00617500" w:rsidRPr="005F1A45" w:rsidRDefault="00617500" w:rsidP="00524982">
                        <w:pPr>
                          <w:ind w:left="100" w:right="100"/>
                          <w:rPr>
                            <w:color w:val="FF0000"/>
                            <w:sz w:val="36"/>
                            <w:szCs w:val="36"/>
                          </w:rPr>
                        </w:pPr>
                        <w:r w:rsidRPr="005F1A45">
                          <w:rPr>
                            <w:rFonts w:hint="eastAsia"/>
                            <w:color w:val="FF0000"/>
                            <w:sz w:val="36"/>
                            <w:szCs w:val="36"/>
                          </w:rPr>
                          <w:t>⑥</w:t>
                        </w:r>
                      </w:p>
                    </w:txbxContent>
                  </v:textbox>
                </v:shape>
                <v:shape id="テキスト ボックス 2" o:spid="_x0000_s1052" type="#_x0000_t202" style="position:absolute;left:5753;top:1949;width:4527;height:3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H+xMAA&#10;AADcAAAADwAAAGRycy9kb3ducmV2LnhtbERPTWvCQBC9F/wPyxR6qxsFRVNXEa3gwYsa70N2mg3N&#10;zobs1MR/3xUKvc3jfc5qM/hG3amLdWADk3EGirgMtubKQHE9vC9ARUG22AQmAw+KsFmPXlaY29Dz&#10;me4XqVQK4ZijASfS5lrH0pHHOA4tceK+QudREuwqbTvsU7hv9DTL5tpjzanBYUs7R+X35ccbELHb&#10;yaP49PF4G0773mXlDAtj3l6H7QcooUH+xX/uo03z50t4PpMu0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jH+xMAAAADcAAAADwAAAAAAAAAAAAAAAACYAgAAZHJzL2Rvd25y&#10;ZXYueG1sUEsFBgAAAAAEAAQA9QAAAIUDAAAAAA==&#10;" filled="f" stroked="f">
                  <v:textbox style="mso-fit-shape-to-text:t">
                    <w:txbxContent>
                      <w:p w:rsidR="00617500" w:rsidRPr="005F1A45" w:rsidRDefault="00617500" w:rsidP="00524982">
                        <w:pPr>
                          <w:ind w:left="100" w:right="100"/>
                          <w:rPr>
                            <w:color w:val="FF0000"/>
                            <w:sz w:val="36"/>
                            <w:szCs w:val="36"/>
                          </w:rPr>
                        </w:pPr>
                        <w:r w:rsidRPr="005F1A45">
                          <w:rPr>
                            <w:rFonts w:hint="eastAsia"/>
                            <w:color w:val="FF0000"/>
                            <w:sz w:val="36"/>
                            <w:szCs w:val="36"/>
                          </w:rPr>
                          <w:t>①</w:t>
                        </w:r>
                      </w:p>
                    </w:txbxContent>
                  </v:textbox>
                </v:shape>
                <w10:anchorlock/>
              </v:group>
            </w:pict>
          </mc:Fallback>
        </mc:AlternateContent>
      </w:r>
    </w:p>
    <w:p w:rsidR="00782F91" w:rsidRDefault="00A551DB" w:rsidP="002B4A10">
      <w:pPr>
        <w:widowControl/>
        <w:snapToGrid/>
        <w:ind w:left="100" w:right="100"/>
      </w:pPr>
      <w:r>
        <w:rPr>
          <w:rFonts w:hint="eastAsia"/>
        </w:rPr>
        <w:t>①</w:t>
      </w:r>
      <w:r w:rsidR="00782F91">
        <w:t>カーシェア車</w:t>
      </w:r>
      <w:r w:rsidR="00782F91">
        <w:tab/>
      </w:r>
      <w:r w:rsidR="00782F91">
        <w:tab/>
      </w:r>
      <w:r w:rsidR="00782F91">
        <w:tab/>
      </w:r>
      <w:r w:rsidR="00782F91">
        <w:t>カーシェア車両の一覧を表示します。</w:t>
      </w:r>
    </w:p>
    <w:p w:rsidR="00782F91" w:rsidRDefault="00782F91" w:rsidP="002B4A10">
      <w:pPr>
        <w:widowControl/>
        <w:snapToGrid/>
        <w:ind w:left="100" w:right="100"/>
      </w:pPr>
      <w:r>
        <w:tab/>
      </w:r>
      <w:r>
        <w:tab/>
      </w:r>
      <w:r>
        <w:tab/>
      </w:r>
      <w:r>
        <w:tab/>
      </w:r>
      <w:r>
        <w:t>空車期間を指定し検索を行うと、</w:t>
      </w:r>
      <w:r w:rsidR="004E7338">
        <w:t>対象の車両が表示されます。</w:t>
      </w:r>
    </w:p>
    <w:p w:rsidR="004E7338" w:rsidRDefault="004E7338" w:rsidP="003D7E2E">
      <w:pPr>
        <w:widowControl/>
        <w:snapToGrid/>
        <w:ind w:leftChars="1701" w:left="3402" w:right="100"/>
      </w:pPr>
      <w:r>
        <w:t>一覧から車両をダブルクリックすると、当該車両のカーシェア日程</w:t>
      </w:r>
      <w:r w:rsidR="007E7162">
        <w:rPr>
          <w:rFonts w:hint="eastAsia"/>
        </w:rPr>
        <w:t>機能へリンクしており､そのまま予約更新・削除等可能です。</w:t>
      </w:r>
    </w:p>
    <w:p w:rsidR="00782F91" w:rsidRDefault="00A551DB" w:rsidP="002B4A10">
      <w:pPr>
        <w:widowControl/>
        <w:snapToGrid/>
        <w:ind w:left="100" w:right="100"/>
      </w:pPr>
      <w:r>
        <w:rPr>
          <w:rFonts w:hint="eastAsia"/>
        </w:rPr>
        <w:t>②</w:t>
      </w:r>
      <w:r w:rsidR="00782F91">
        <w:t>外製車</w:t>
      </w:r>
      <w:r w:rsidR="00782F91">
        <w:t>1</w:t>
      </w:r>
      <w:r w:rsidR="00782F91">
        <w:t>（</w:t>
      </w:r>
      <w:r w:rsidR="00782F91">
        <w:t>SJSB-G</w:t>
      </w:r>
      <w:r w:rsidR="00782F91">
        <w:t>管理</w:t>
      </w:r>
      <w:r w:rsidR="00782F91">
        <w:t>No</w:t>
      </w:r>
      <w:r w:rsidR="00782F91">
        <w:t>付）</w:t>
      </w:r>
      <w:r w:rsidR="00782F91">
        <w:tab/>
      </w:r>
      <w:r w:rsidR="00DC048B">
        <w:t>スバル車以外で</w:t>
      </w:r>
      <w:r w:rsidR="00DC048B">
        <w:t>SJSB</w:t>
      </w:r>
      <w:r w:rsidR="00DC048B">
        <w:t>が管理するナンバー付きの車両を表示します。</w:t>
      </w:r>
    </w:p>
    <w:p w:rsidR="00DC048B" w:rsidRDefault="00DC048B" w:rsidP="00DC048B">
      <w:pPr>
        <w:widowControl/>
        <w:snapToGrid/>
        <w:ind w:left="100" w:right="100"/>
      </w:pPr>
      <w:r>
        <w:tab/>
      </w:r>
      <w:r>
        <w:tab/>
      </w:r>
      <w:r>
        <w:tab/>
      </w:r>
      <w:r>
        <w:tab/>
      </w:r>
      <w:r>
        <w:t>空車期間を指定し検索を行うと、対象の車両が表示されます。</w:t>
      </w:r>
    </w:p>
    <w:p w:rsidR="00DC048B" w:rsidRDefault="00DC048B" w:rsidP="00DC048B">
      <w:pPr>
        <w:widowControl/>
        <w:snapToGrid/>
        <w:ind w:leftChars="1630" w:left="3402" w:right="100" w:hangingChars="71" w:hanging="142"/>
      </w:pPr>
      <w:r>
        <w:tab/>
      </w:r>
      <w:r>
        <w:t>一覧から車両をダブルクリックすると、当該車両の外製車日程が表示されます。</w:t>
      </w:r>
    </w:p>
    <w:p w:rsidR="00782F91" w:rsidRDefault="00A551DB" w:rsidP="002B4A10">
      <w:pPr>
        <w:widowControl/>
        <w:snapToGrid/>
        <w:ind w:left="100" w:right="100"/>
      </w:pPr>
      <w:r>
        <w:rPr>
          <w:rFonts w:hint="eastAsia"/>
        </w:rPr>
        <w:t>③</w:t>
      </w:r>
      <w:r w:rsidR="00782F91">
        <w:t>外製車</w:t>
      </w:r>
      <w:r w:rsidR="00782F91">
        <w:rPr>
          <w:rFonts w:ascii="ＭＳ 明朝" w:eastAsia="ＭＳ 明朝" w:hAnsi="ＭＳ 明朝" w:cs="ＭＳ 明朝"/>
        </w:rPr>
        <w:t>2</w:t>
      </w:r>
      <w:r w:rsidR="00782F91">
        <w:rPr>
          <w:rFonts w:ascii="ＭＳ 明朝" w:eastAsia="ＭＳ 明朝" w:hAnsi="ＭＳ 明朝" w:cs="ＭＳ 明朝"/>
        </w:rPr>
        <w:tab/>
      </w:r>
      <w:r w:rsidR="00782F91">
        <w:rPr>
          <w:rFonts w:ascii="ＭＳ 明朝" w:eastAsia="ＭＳ 明朝" w:hAnsi="ＭＳ 明朝" w:cs="ＭＳ 明朝"/>
        </w:rPr>
        <w:tab/>
      </w:r>
      <w:r w:rsidR="00782F91">
        <w:rPr>
          <w:rFonts w:ascii="ＭＳ 明朝" w:eastAsia="ＭＳ 明朝" w:hAnsi="ＭＳ 明朝" w:cs="ＭＳ 明朝"/>
        </w:rPr>
        <w:tab/>
      </w:r>
      <w:r w:rsidR="00DC048B">
        <w:rPr>
          <w:rFonts w:ascii="ＭＳ 明朝" w:eastAsia="ＭＳ 明朝" w:hAnsi="ＭＳ 明朝" w:cs="ＭＳ 明朝"/>
        </w:rPr>
        <w:t>スバル車以外でナンバー無しの車両を表示します。</w:t>
      </w:r>
    </w:p>
    <w:p w:rsidR="00782F91" w:rsidRDefault="00A551DB" w:rsidP="002B4A10">
      <w:pPr>
        <w:widowControl/>
        <w:snapToGrid/>
        <w:ind w:left="100" w:right="100"/>
      </w:pPr>
      <w:r>
        <w:rPr>
          <w:rFonts w:hint="eastAsia"/>
        </w:rPr>
        <w:t>④</w:t>
      </w:r>
      <w:r w:rsidR="00782F91">
        <w:t>その他外製車（参考）</w:t>
      </w:r>
      <w:r w:rsidR="00782F91">
        <w:tab/>
      </w:r>
      <w:r w:rsidR="00782F91">
        <w:tab/>
      </w:r>
      <w:r w:rsidR="00DC048B">
        <w:t>スバル車以外で</w:t>
      </w:r>
      <w:r w:rsidR="00DC048B">
        <w:t>SJSB</w:t>
      </w:r>
      <w:r w:rsidR="00DC048B">
        <w:t>管理外のナンバー付き車両を表示します。</w:t>
      </w:r>
    </w:p>
    <w:p w:rsidR="00574F6C" w:rsidRDefault="00A551DB" w:rsidP="00DC048B">
      <w:pPr>
        <w:widowControl/>
        <w:snapToGrid/>
        <w:ind w:left="100" w:right="100"/>
      </w:pPr>
      <w:r>
        <w:rPr>
          <w:rFonts w:hint="eastAsia"/>
        </w:rPr>
        <w:t>⑤</w:t>
      </w:r>
      <w:r w:rsidR="00782F91">
        <w:t>専用車（参考）</w:t>
      </w:r>
      <w:r w:rsidR="00782F91">
        <w:tab/>
      </w:r>
      <w:r w:rsidR="00782F91">
        <w:tab/>
      </w:r>
      <w:r w:rsidR="00782F91">
        <w:tab/>
      </w:r>
      <w:r w:rsidR="00DC048B">
        <w:t>スバル車でナンバー付き且つ、名称備考に</w:t>
      </w:r>
      <w:r w:rsidR="00DC048B">
        <w:t>”</w:t>
      </w:r>
      <w:r w:rsidR="00DC048B">
        <w:t>占有者</w:t>
      </w:r>
      <w:r w:rsidR="00DC048B">
        <w:t>”</w:t>
      </w:r>
      <w:r w:rsidR="00DC048B">
        <w:t>と指定され車両を表示しま</w:t>
      </w:r>
    </w:p>
    <w:p w:rsidR="00782F91" w:rsidRDefault="00DC048B" w:rsidP="00DC048B">
      <w:pPr>
        <w:widowControl/>
        <w:snapToGrid/>
        <w:ind w:left="100" w:right="100"/>
      </w:pPr>
      <w:r>
        <w:tab/>
      </w:r>
      <w:r>
        <w:tab/>
      </w:r>
      <w:r>
        <w:tab/>
      </w:r>
      <w:r>
        <w:tab/>
      </w:r>
      <w:r>
        <w:t>す。</w:t>
      </w:r>
    </w:p>
    <w:p w:rsidR="00312D54" w:rsidRDefault="00A551DB" w:rsidP="003D7E2E">
      <w:pPr>
        <w:widowControl/>
        <w:snapToGrid/>
        <w:ind w:leftChars="0" w:left="0" w:right="100"/>
      </w:pPr>
      <w:r>
        <w:rPr>
          <w:rFonts w:hint="eastAsia"/>
        </w:rPr>
        <w:t>⑥</w:t>
      </w:r>
      <w:r w:rsidR="00782F91">
        <w:t>全保有車両（参考）</w:t>
      </w:r>
      <w:r w:rsidR="00782F91">
        <w:tab/>
      </w:r>
      <w:r w:rsidR="00782F91">
        <w:tab/>
      </w:r>
      <w:r w:rsidR="00912319">
        <w:t>全ての車両を表示します。</w:t>
      </w:r>
    </w:p>
    <w:p w:rsidR="006825C2" w:rsidRDefault="006825C2" w:rsidP="003D7E2E">
      <w:pPr>
        <w:widowControl/>
        <w:snapToGrid/>
        <w:ind w:leftChars="0" w:left="0" w:right="100"/>
      </w:pPr>
      <w:r>
        <w:rPr>
          <w:rFonts w:hint="eastAsia"/>
        </w:rPr>
        <w:t>○検索方法</w:t>
      </w:r>
    </w:p>
    <w:p w:rsidR="006825C2" w:rsidRDefault="006825C2" w:rsidP="006825C2">
      <w:pPr>
        <w:ind w:left="100" w:right="100"/>
      </w:pPr>
      <w:r>
        <w:rPr>
          <w:rFonts w:hint="eastAsia"/>
        </w:rPr>
        <w:t>①車両区分を選択します。</w:t>
      </w:r>
    </w:p>
    <w:p w:rsidR="006825C2" w:rsidRDefault="006825C2" w:rsidP="006825C2">
      <w:pPr>
        <w:ind w:left="100" w:right="100"/>
      </w:pPr>
      <w:r>
        <w:rPr>
          <w:rFonts w:hint="eastAsia"/>
        </w:rPr>
        <w:t>②必要に応じて空車期間を選択します。</w:t>
      </w:r>
    </w:p>
    <w:p w:rsidR="006825C2" w:rsidRDefault="006825C2" w:rsidP="006825C2">
      <w:pPr>
        <w:ind w:left="100" w:right="100"/>
      </w:pPr>
      <w:r>
        <w:rPr>
          <w:rFonts w:hint="eastAsia"/>
        </w:rPr>
        <w:t>③検索ボタンを押します。</w:t>
      </w:r>
    </w:p>
    <w:p w:rsidR="006825C2" w:rsidRPr="006825C2" w:rsidRDefault="006825C2" w:rsidP="003D7E2E">
      <w:pPr>
        <w:widowControl/>
        <w:snapToGrid/>
        <w:ind w:leftChars="0" w:left="0" w:right="100"/>
      </w:pPr>
    </w:p>
    <w:p w:rsidR="002B4A10" w:rsidRDefault="00782F91" w:rsidP="00782F91">
      <w:pPr>
        <w:pStyle w:val="12"/>
        <w:ind w:right="200"/>
      </w:pPr>
      <w:bookmarkStart w:id="16" w:name="_Toc522271420"/>
      <w:r>
        <w:lastRenderedPageBreak/>
        <w:t>予約済み一覧（カーシェア＆外製車）</w:t>
      </w:r>
      <w:r w:rsidR="006825C2">
        <w:rPr>
          <w:rFonts w:hint="eastAsia"/>
        </w:rPr>
        <w:t>タブ</w:t>
      </w:r>
      <w:bookmarkEnd w:id="16"/>
    </w:p>
    <w:p w:rsidR="006825C2" w:rsidRDefault="00EB37B9" w:rsidP="002B4A10">
      <w:pPr>
        <w:widowControl/>
        <w:snapToGrid/>
        <w:ind w:left="100" w:right="100"/>
      </w:pPr>
      <w:r>
        <w:rPr>
          <w:noProof/>
        </w:rPr>
        <mc:AlternateContent>
          <mc:Choice Requires="wpc">
            <w:drawing>
              <wp:inline distT="0" distB="0" distL="0" distR="0">
                <wp:extent cx="5723890" cy="3308985"/>
                <wp:effectExtent l="0" t="1905" r="2540" b="3810"/>
                <wp:docPr id="343" name="キャンバス 3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56" name="Picture 417" descr="ScreenShot0000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65470" cy="3272155"/>
                          </a:xfrm>
                          <a:prstGeom prst="rect">
                            <a:avLst/>
                          </a:prstGeom>
                          <a:noFill/>
                          <a:extLst>
                            <a:ext uri="{909E8E84-426E-40DD-AFC4-6F175D3DCCD1}">
                              <a14:hiddenFill xmlns:a14="http://schemas.microsoft.com/office/drawing/2010/main">
                                <a:solidFill>
                                  <a:srgbClr val="FFFFFF"/>
                                </a:solidFill>
                              </a14:hiddenFill>
                            </a:ext>
                          </a:extLst>
                        </pic:spPr>
                      </pic:pic>
                      <wps:wsp>
                        <wps:cNvPr id="157" name="AutoShape 426"/>
                        <wps:cNvSpPr>
                          <a:spLocks/>
                        </wps:cNvSpPr>
                        <wps:spPr bwMode="auto">
                          <a:xfrm>
                            <a:off x="1947545" y="78105"/>
                            <a:ext cx="1600200" cy="390525"/>
                          </a:xfrm>
                          <a:prstGeom prst="borderCallout1">
                            <a:avLst>
                              <a:gd name="adj1" fmla="val 29269"/>
                              <a:gd name="adj2" fmla="val -4764"/>
                              <a:gd name="adj3" fmla="val 231708"/>
                              <a:gd name="adj4" fmla="val -77380"/>
                            </a:avLst>
                          </a:prstGeom>
                          <a:solidFill>
                            <a:srgbClr val="FFFFFF"/>
                          </a:solidFill>
                          <a:ln w="9525">
                            <a:solidFill>
                              <a:srgbClr val="000000"/>
                            </a:solidFill>
                            <a:miter lim="800000"/>
                            <a:headEnd/>
                            <a:tailEnd/>
                          </a:ln>
                        </wps:spPr>
                        <wps:txbx>
                          <w:txbxContent>
                            <w:p w:rsidR="00617500" w:rsidRDefault="00617500" w:rsidP="003D7E2E">
                              <w:pPr>
                                <w:ind w:leftChars="0" w:left="0" w:right="100"/>
                              </w:pPr>
                              <w:r>
                                <w:rPr>
                                  <w:rFonts w:hint="eastAsia"/>
                                </w:rPr>
                                <w:t>設定した条件で車両検索をします。</w:t>
                              </w:r>
                            </w:p>
                          </w:txbxContent>
                        </wps:txbx>
                        <wps:bodyPr rot="0" vert="horz" wrap="square" lIns="74295" tIns="8890" rIns="74295" bIns="8890" anchor="t" anchorCtr="0" upright="1">
                          <a:noAutofit/>
                        </wps:bodyPr>
                      </wps:wsp>
                      <wps:wsp>
                        <wps:cNvPr id="158" name="AutoShape 427"/>
                        <wps:cNvSpPr>
                          <a:spLocks/>
                        </wps:cNvSpPr>
                        <wps:spPr bwMode="auto">
                          <a:xfrm>
                            <a:off x="2252345" y="735330"/>
                            <a:ext cx="1752600" cy="381000"/>
                          </a:xfrm>
                          <a:prstGeom prst="borderCallout1">
                            <a:avLst>
                              <a:gd name="adj1" fmla="val 30000"/>
                              <a:gd name="adj2" fmla="val -4347"/>
                              <a:gd name="adj3" fmla="val 140000"/>
                              <a:gd name="adj4" fmla="val -66306"/>
                            </a:avLst>
                          </a:prstGeom>
                          <a:solidFill>
                            <a:srgbClr val="FFFFFF"/>
                          </a:solidFill>
                          <a:ln w="9525">
                            <a:solidFill>
                              <a:srgbClr val="000000"/>
                            </a:solidFill>
                            <a:miter lim="800000"/>
                            <a:headEnd/>
                            <a:tailEnd/>
                          </a:ln>
                        </wps:spPr>
                        <wps:txbx>
                          <w:txbxContent>
                            <w:p w:rsidR="00617500" w:rsidRDefault="00617500" w:rsidP="003D7E2E">
                              <w:pPr>
                                <w:ind w:leftChars="0" w:left="0" w:right="100"/>
                              </w:pPr>
                              <w:r>
                                <w:rPr>
                                  <w:rFonts w:hint="eastAsia"/>
                                </w:rPr>
                                <w:t>各項目で昇順</w:t>
                              </w:r>
                              <w:r>
                                <w:t>・</w:t>
                              </w:r>
                              <w:r>
                                <w:rPr>
                                  <w:rFonts w:hint="eastAsia"/>
                                </w:rPr>
                                <w:t>降順に並び替え、絞込みをします。</w:t>
                              </w:r>
                            </w:p>
                          </w:txbxContent>
                        </wps:txbx>
                        <wps:bodyPr rot="0" vert="horz" wrap="square" lIns="74295" tIns="8890" rIns="74295" bIns="8890" anchor="t" anchorCtr="0" upright="1">
                          <a:noAutofit/>
                        </wps:bodyPr>
                      </wps:wsp>
                      <wps:wsp>
                        <wps:cNvPr id="159" name="AutoShape 428"/>
                        <wps:cNvSpPr>
                          <a:spLocks/>
                        </wps:cNvSpPr>
                        <wps:spPr bwMode="auto">
                          <a:xfrm>
                            <a:off x="1302385" y="2486660"/>
                            <a:ext cx="1657350" cy="247650"/>
                          </a:xfrm>
                          <a:prstGeom prst="borderCallout1">
                            <a:avLst>
                              <a:gd name="adj1" fmla="val 46153"/>
                              <a:gd name="adj2" fmla="val -4597"/>
                              <a:gd name="adj3" fmla="val 176921"/>
                              <a:gd name="adj4" fmla="val -35056"/>
                            </a:avLst>
                          </a:prstGeom>
                          <a:solidFill>
                            <a:srgbClr val="FFFFFF"/>
                          </a:solidFill>
                          <a:ln w="9525">
                            <a:solidFill>
                              <a:srgbClr val="000000"/>
                            </a:solidFill>
                            <a:miter lim="800000"/>
                            <a:headEnd/>
                            <a:tailEnd/>
                          </a:ln>
                        </wps:spPr>
                        <wps:txbx>
                          <w:txbxContent>
                            <w:p w:rsidR="00617500" w:rsidRDefault="00617500" w:rsidP="003D7E2E">
                              <w:pPr>
                                <w:ind w:leftChars="0" w:left="0" w:right="100"/>
                              </w:pPr>
                              <w:r>
                                <w:rPr>
                                  <w:rFonts w:hint="eastAsia"/>
                                </w:rPr>
                                <w:t>作業履歴の登録をします。</w:t>
                              </w:r>
                            </w:p>
                          </w:txbxContent>
                        </wps:txbx>
                        <wps:bodyPr rot="0" vert="horz" wrap="square" lIns="74295" tIns="8890" rIns="74295" bIns="8890" anchor="t" anchorCtr="0" upright="1">
                          <a:noAutofit/>
                        </wps:bodyPr>
                      </wps:wsp>
                      <wps:wsp>
                        <wps:cNvPr id="160" name="AutoShape 429"/>
                        <wps:cNvSpPr>
                          <a:spLocks/>
                        </wps:cNvSpPr>
                        <wps:spPr bwMode="auto">
                          <a:xfrm>
                            <a:off x="3328670" y="2564130"/>
                            <a:ext cx="1254760" cy="381000"/>
                          </a:xfrm>
                          <a:prstGeom prst="borderCallout1">
                            <a:avLst>
                              <a:gd name="adj1" fmla="val 30000"/>
                              <a:gd name="adj2" fmla="val 106074"/>
                              <a:gd name="adj3" fmla="val 80000"/>
                              <a:gd name="adj4" fmla="val 137954"/>
                            </a:avLst>
                          </a:prstGeom>
                          <a:solidFill>
                            <a:srgbClr val="FFFFFF"/>
                          </a:solidFill>
                          <a:ln w="9525">
                            <a:solidFill>
                              <a:srgbClr val="000000"/>
                            </a:solidFill>
                            <a:miter lim="800000"/>
                            <a:headEnd/>
                            <a:tailEnd/>
                          </a:ln>
                        </wps:spPr>
                        <wps:txbx>
                          <w:txbxContent>
                            <w:p w:rsidR="00617500" w:rsidRDefault="00617500" w:rsidP="003D7E2E">
                              <w:pPr>
                                <w:ind w:leftChars="0" w:left="0" w:right="100"/>
                              </w:pPr>
                              <w:r>
                                <w:rPr>
                                  <w:rFonts w:hint="eastAsia"/>
                                </w:rPr>
                                <w:t>車両検索ウィンドウを閉じます。</w:t>
                              </w:r>
                            </w:p>
                          </w:txbxContent>
                        </wps:txbx>
                        <wps:bodyPr rot="0" vert="horz" wrap="square" lIns="74295" tIns="8890" rIns="74295" bIns="8890" anchor="t" anchorCtr="0" upright="1">
                          <a:noAutofit/>
                        </wps:bodyPr>
                      </wps:wsp>
                    </wpc:wpc>
                  </a:graphicData>
                </a:graphic>
              </wp:inline>
            </w:drawing>
          </mc:Choice>
          <mc:Fallback>
            <w:pict>
              <v:group id="キャンバス 343" o:spid="_x0000_s1053" editas="canvas" style="width:450.7pt;height:260.55pt;mso-position-horizontal-relative:char;mso-position-vertical-relative:line" coordsize="57238,33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">
                <v:shape id="_x0000_s1054" type="#_x0000_t75" style="position:absolute;width:57238;height:33089;visibility:visible;mso-wrap-style:square">
                  <v:fill o:detectmouseclick="t"/>
                  <v:path o:connecttype="none"/>
                </v:shape>
                <v:shape id="Picture 417" o:spid="_x0000_s1055" type="#_x0000_t75" alt="ScreenShot00008" style="position:absolute;width:56654;height:32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y/cPCAAAA3AAAAA8AAABkcnMvZG93bnJldi54bWxET0trwkAQvhf8D8sIvdWNBUOJriKCIl60&#10;Psh1yI5JMDu7ZLdJ6q/vFgq9zcf3nMVqMI3oqPW1ZQXTSQKCuLC65lLB9bJ9+wDhA7LGxjIp+CYP&#10;q+XoZYGZtj1/UncOpYgh7DNUUIXgMil9UZFBP7GOOHJ32xoMEbal1C32Mdw08j1JUmmw5thQoaNN&#10;RcXj/GUUuNsjd12+C89Zn/jDMT9dTmmv1Ot4WM9BBBrCv/jPvddx/iyF32fiBXL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sv3DwgAAANwAAAAPAAAAAAAAAAAAAAAAAJ8C&#10;AABkcnMvZG93bnJldi54bWxQSwUGAAAAAAQABAD3AAAAjgMAAAAA&#10;">
                  <v:imagedata r:id="rId40" o:title="ScreenShot00008"/>
                </v:shape>
                <v:shape id="AutoShape 426" o:spid="_x0000_s1056" type="#_x0000_t47" style="position:absolute;left:19475;top:781;width:16002;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JRsMIA&#10;AADcAAAADwAAAGRycy9kb3ducmV2LnhtbERP24rCMBB9F/yHMIIvsqYuqEs1yrK4IAiC1Q8YmrGt&#10;NpO2iW337zeC4NscznXW296UoqXGFZYVzKYRCOLU6oIzBZfz78cXCOeRNZaWScEfOdhuhoM1xtp2&#10;fKI28ZkIIexiVJB7X8VSujQng25qK+LAXW1j0AfYZFI32IVwU8rPKFpIgwWHhhwr+skpvScPo+DQ&#10;Xg/1bVlTnfrHZHJM7kl33ik1HvXfKxCeev8Wv9x7HebPl/B8Jlw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UlGwwgAAANwAAAAPAAAAAAAAAAAAAAAAAJgCAABkcnMvZG93&#10;bnJldi54bWxQSwUGAAAAAAQABAD1AAAAhwMAAAAA&#10;" adj="-16714,50049,-1029,6322">
                  <v:textbox inset="5.85pt,.7pt,5.85pt,.7pt">
                    <w:txbxContent>
                      <w:p w:rsidR="00617500" w:rsidRDefault="00617500" w:rsidP="003D7E2E">
                        <w:pPr>
                          <w:ind w:leftChars="0" w:left="0" w:right="100"/>
                        </w:pPr>
                        <w:r>
                          <w:rPr>
                            <w:rFonts w:hint="eastAsia"/>
                          </w:rPr>
                          <w:t>設定した条件で車両検索をします。</w:t>
                        </w:r>
                      </w:p>
                    </w:txbxContent>
                  </v:textbox>
                  <o:callout v:ext="edit" minusy="t"/>
                </v:shape>
                <v:shape id="AutoShape 427" o:spid="_x0000_s1057" type="#_x0000_t47" style="position:absolute;left:22523;top:7353;width:17526;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3AOsQA&#10;AADcAAAADwAAAGRycy9kb3ducmV2LnhtbESPwU7DQAxE70j9h5UrcaMbEK1Q6LaqWkCckGj5ACdr&#10;shFZbxovafh7fEDiZmvGM8/r7RQ7M9IgbWIHt4sCDHGdfMuNg4/T880DGMnIHrvE5OCHBLab2dUa&#10;S58u/E7jMTdGQ1hKdBBy7ktrpQ4UURapJ1btMw0Rs65DY/2AFw2Pnb0ripWN2LI2BOxpH6j+On5H&#10;B4fUrt7OTwGrs7x0cj9WO1lWzl3Pp90jmExT/jf/Xb96xV8qrT6jE9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twDrEAAAA3AAAAA8AAAAAAAAAAAAAAAAAmAIAAGRycy9k&#10;b3ducmV2LnhtbFBLBQYAAAAABAAEAPUAAACJAwAAAAA=&#10;" adj="-14322,30240,-939,6480">
                  <v:textbox inset="5.85pt,.7pt,5.85pt,.7pt">
                    <w:txbxContent>
                      <w:p w:rsidR="00617500" w:rsidRDefault="00617500" w:rsidP="003D7E2E">
                        <w:pPr>
                          <w:ind w:leftChars="0" w:left="0" w:right="100"/>
                        </w:pPr>
                        <w:r>
                          <w:rPr>
                            <w:rFonts w:hint="eastAsia"/>
                          </w:rPr>
                          <w:t>各項目で昇順</w:t>
                        </w:r>
                        <w:r>
                          <w:t>・</w:t>
                        </w:r>
                        <w:r>
                          <w:rPr>
                            <w:rFonts w:hint="eastAsia"/>
                          </w:rPr>
                          <w:t>降順に並び替え、絞込みをします。</w:t>
                        </w:r>
                      </w:p>
                    </w:txbxContent>
                  </v:textbox>
                  <o:callout v:ext="edit" minusy="t"/>
                </v:shape>
                <v:shape id="AutoShape 428" o:spid="_x0000_s1058" type="#_x0000_t47" style="position:absolute;left:13023;top:24866;width:16574;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Z78MMA&#10;AADcAAAADwAAAGRycy9kb3ducmV2LnhtbERP22rCQBB9L/gPywi+6UaxUtNsRC1CabGtph8wZMck&#10;mp1Ns6umf98VhL7N4VwnWXSmFhdqXWVZwXgUgSDOra64UPCdbYZPIJxH1lhbJgW/5GCR9h4SjLW9&#10;8o4ue1+IEMIuRgWl900spctLMuhGtiEO3MG2Bn2AbSF1i9cQbmo5iaKZNFhxaCixoXVJ+Wl/Ngq6&#10;afG2PfHPu+GPVZV9rY6fWf2i1KDfLZ9BeOr8v/juftVh/uMcbs+EC2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Z78MMAAADcAAAADwAAAAAAAAAAAAAAAACYAgAAZHJzL2Rv&#10;d25yZXYueG1sUEsFBgAAAAAEAAQA9QAAAIgDAAAAAA==&#10;" adj="-7572,38215,-993,9969">
                  <v:textbox inset="5.85pt,.7pt,5.85pt,.7pt">
                    <w:txbxContent>
                      <w:p w:rsidR="00617500" w:rsidRDefault="00617500" w:rsidP="003D7E2E">
                        <w:pPr>
                          <w:ind w:leftChars="0" w:left="0" w:right="100"/>
                        </w:pPr>
                        <w:r>
                          <w:rPr>
                            <w:rFonts w:hint="eastAsia"/>
                          </w:rPr>
                          <w:t>作業履歴の登録をします。</w:t>
                        </w:r>
                      </w:p>
                    </w:txbxContent>
                  </v:textbox>
                  <o:callout v:ext="edit" minusy="t"/>
                </v:shape>
                <v:shape id="AutoShape 429" o:spid="_x0000_s1059" type="#_x0000_t47" style="position:absolute;left:33286;top:25641;width:12548;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2LU8UA&#10;AADcAAAADwAAAGRycy9kb3ducmV2LnhtbESP0WrCQBBF3wX/YRmhb7ppoVZSVykFoVWpRvsBY3aa&#10;Dc3Ohuyq8e87DwXfZrh37j0zX/a+URfqYh3YwOMkA0VcBltzZeD7uBrPQMWEbLEJTAZuFGG5GA7m&#10;mNtw5YIuh1QpCeGYowGXUptrHUtHHuMktMSi/YTOY5K1q7Tt8CrhvtFPWTbVHmuWBoctvTsqfw9n&#10;b2CbqtMnu/1s/fK1WRXtrnwuTltjHkb92yuoRH26m/+vP6zgTwVfnpEJ9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bYtTxQAAANwAAAAPAAAAAAAAAAAAAAAAAJgCAABkcnMv&#10;ZG93bnJldi54bWxQSwUGAAAAAAQABAD1AAAAigMAAAAA&#10;" adj="29798,17280,22912,6480">
                  <v:textbox inset="5.85pt,.7pt,5.85pt,.7pt">
                    <w:txbxContent>
                      <w:p w:rsidR="00617500" w:rsidRDefault="00617500" w:rsidP="003D7E2E">
                        <w:pPr>
                          <w:ind w:leftChars="0" w:left="0" w:right="100"/>
                        </w:pPr>
                        <w:r>
                          <w:rPr>
                            <w:rFonts w:hint="eastAsia"/>
                          </w:rPr>
                          <w:t>車両検索ウィンドウを閉じます。</w:t>
                        </w:r>
                      </w:p>
                    </w:txbxContent>
                  </v:textbox>
                  <o:callout v:ext="edit" minusx="t" minusy="t"/>
                </v:shape>
                <w10:anchorlock/>
              </v:group>
            </w:pict>
          </mc:Fallback>
        </mc:AlternateContent>
      </w:r>
    </w:p>
    <w:p w:rsidR="00524982" w:rsidRDefault="00524982" w:rsidP="002B4A10">
      <w:pPr>
        <w:widowControl/>
        <w:snapToGrid/>
        <w:ind w:left="100" w:right="100"/>
      </w:pPr>
    </w:p>
    <w:p w:rsidR="002B4A10" w:rsidRDefault="004E7338" w:rsidP="002B4A10">
      <w:pPr>
        <w:widowControl/>
        <w:snapToGrid/>
        <w:ind w:left="100" w:right="100"/>
      </w:pPr>
      <w:r>
        <w:t>予約されているカーシェア又は外製車を一覧に表示します。</w:t>
      </w:r>
    </w:p>
    <w:p w:rsidR="004E7338" w:rsidRDefault="004E7338" w:rsidP="002B4A10">
      <w:pPr>
        <w:widowControl/>
        <w:snapToGrid/>
        <w:ind w:left="100" w:right="100"/>
      </w:pPr>
      <w:r>
        <w:t>予約者やステータスを指定し検索が行えます。</w:t>
      </w:r>
    </w:p>
    <w:p w:rsidR="004E7338" w:rsidRDefault="004E7338" w:rsidP="002B4A10">
      <w:pPr>
        <w:widowControl/>
        <w:snapToGrid/>
        <w:ind w:left="100" w:right="100"/>
      </w:pPr>
      <w:r>
        <w:t>一覧で車両を選択し、「作業履歴」ボタンを押下すると当該車両の作業履歴画面が表示されます。</w:t>
      </w:r>
    </w:p>
    <w:p w:rsidR="004E7338" w:rsidRDefault="004E7338" w:rsidP="002B4A10">
      <w:pPr>
        <w:widowControl/>
        <w:snapToGrid/>
        <w:ind w:left="100" w:right="100"/>
      </w:pPr>
      <w:r w:rsidRPr="00F80052">
        <w:t xml:space="preserve">※ </w:t>
      </w:r>
      <w:r w:rsidRPr="00F80052">
        <w:t>作業履歴画面の操作については、</w:t>
      </w:r>
      <w:r w:rsidR="00F80052" w:rsidRPr="00F80052">
        <w:t>「カーシェア日程　作業履歴の管理」</w:t>
      </w:r>
      <w:r w:rsidRPr="00F80052">
        <w:t>を参照ください。</w:t>
      </w:r>
    </w:p>
    <w:p w:rsidR="006825C2" w:rsidRPr="006825C2" w:rsidRDefault="006825C2" w:rsidP="002B4A10">
      <w:pPr>
        <w:widowControl/>
        <w:snapToGrid/>
        <w:ind w:left="100" w:right="100"/>
      </w:pPr>
    </w:p>
    <w:p w:rsidR="004E7338" w:rsidRDefault="006825C2" w:rsidP="002B4A10">
      <w:pPr>
        <w:widowControl/>
        <w:snapToGrid/>
        <w:ind w:left="100" w:right="100"/>
      </w:pPr>
      <w:r>
        <w:rPr>
          <w:rFonts w:hint="eastAsia"/>
        </w:rPr>
        <w:t>○検索方法</w:t>
      </w:r>
    </w:p>
    <w:p w:rsidR="006825C2" w:rsidRDefault="006825C2" w:rsidP="002B4A10">
      <w:pPr>
        <w:widowControl/>
        <w:snapToGrid/>
        <w:ind w:left="100" w:right="100"/>
      </w:pPr>
      <w:r>
        <w:rPr>
          <w:rFonts w:hint="eastAsia"/>
        </w:rPr>
        <w:t>①予約者を指定します。「特定しない」にチェックを入れると、全予約者から検索できます。</w:t>
      </w:r>
    </w:p>
    <w:p w:rsidR="006825C2" w:rsidRDefault="006825C2" w:rsidP="002B4A10">
      <w:pPr>
        <w:widowControl/>
        <w:snapToGrid/>
        <w:ind w:left="100" w:right="100"/>
      </w:pPr>
      <w:r>
        <w:rPr>
          <w:rFonts w:hint="eastAsia"/>
        </w:rPr>
        <w:t>②ステータスを指定します。</w:t>
      </w:r>
    </w:p>
    <w:p w:rsidR="006825C2" w:rsidRDefault="006825C2" w:rsidP="002B4A10">
      <w:pPr>
        <w:widowControl/>
        <w:snapToGrid/>
        <w:ind w:left="100" w:right="100"/>
      </w:pPr>
      <w:r>
        <w:rPr>
          <w:rFonts w:hint="eastAsia"/>
        </w:rPr>
        <w:t>③検索ボタンを押します。</w:t>
      </w:r>
    </w:p>
    <w:p w:rsidR="006825C2" w:rsidRPr="006825C2" w:rsidRDefault="006825C2" w:rsidP="002B4A10">
      <w:pPr>
        <w:widowControl/>
        <w:snapToGrid/>
        <w:ind w:left="100" w:right="100"/>
      </w:pPr>
    </w:p>
    <w:p w:rsidR="002B4A10" w:rsidRDefault="002B4A10" w:rsidP="002B4A10">
      <w:pPr>
        <w:pStyle w:val="4"/>
        <w:spacing w:before="180" w:after="180"/>
        <w:ind w:left="100" w:right="100"/>
      </w:pPr>
      <w:bookmarkStart w:id="17" w:name="_Toc522271421"/>
      <w:r>
        <w:t>試験車日程</w:t>
      </w:r>
      <w:bookmarkEnd w:id="17"/>
    </w:p>
    <w:p w:rsidR="002B4A10" w:rsidRDefault="002B4A10" w:rsidP="002B4A10">
      <w:pPr>
        <w:widowControl/>
        <w:snapToGrid/>
        <w:ind w:left="100" w:right="100"/>
      </w:pPr>
    </w:p>
    <w:p w:rsidR="003F2490" w:rsidRPr="00426A40" w:rsidRDefault="001B7AD7">
      <w:pPr>
        <w:widowControl/>
        <w:snapToGrid/>
        <w:ind w:left="100" w:right="100"/>
      </w:pPr>
      <w:r>
        <w:t>試験車の試験スケジュールの登録、確認が行えます。</w:t>
      </w:r>
    </w:p>
    <w:p w:rsidR="001B7AD7" w:rsidRDefault="001B7AD7" w:rsidP="001B7AD7">
      <w:pPr>
        <w:pStyle w:val="12"/>
        <w:ind w:right="200"/>
      </w:pPr>
      <w:bookmarkStart w:id="18" w:name="_Toc522271422"/>
      <w:r>
        <w:rPr>
          <w:rFonts w:hint="eastAsia"/>
        </w:rPr>
        <w:lastRenderedPageBreak/>
        <w:t>スケジュールの登録方法</w:t>
      </w:r>
      <w:bookmarkEnd w:id="18"/>
    </w:p>
    <w:p w:rsidR="001B7AD7" w:rsidRDefault="00BC143B" w:rsidP="0071315D">
      <w:pPr>
        <w:pStyle w:val="a4"/>
        <w:widowControl/>
        <w:numPr>
          <w:ilvl w:val="0"/>
          <w:numId w:val="4"/>
        </w:numPr>
        <w:snapToGrid/>
        <w:ind w:leftChars="0" w:right="100"/>
      </w:pPr>
      <w:r>
        <w:t>「</w:t>
      </w:r>
      <w:r w:rsidR="001B7AD7">
        <w:t>開発符号</w:t>
      </w:r>
      <w:r>
        <w:t>」</w:t>
      </w:r>
      <w:r w:rsidR="001B7AD7">
        <w:t>を選択します。</w:t>
      </w:r>
      <w:r w:rsidR="00C95F06">
        <w:br/>
      </w:r>
      <w:r w:rsidR="00EB37B9">
        <w:rPr>
          <w:noProof/>
        </w:rPr>
        <mc:AlternateContent>
          <mc:Choice Requires="wpc">
            <w:drawing>
              <wp:inline distT="0" distB="0" distL="0" distR="0">
                <wp:extent cx="5332730" cy="3116580"/>
                <wp:effectExtent l="5080" t="1270" r="0" b="0"/>
                <wp:docPr id="236" name="キャンバス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42" name="Picture 457" descr="ScreenShot000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74895" cy="3018155"/>
                          </a:xfrm>
                          <a:prstGeom prst="rect">
                            <a:avLst/>
                          </a:prstGeom>
                          <a:noFill/>
                          <a:extLst>
                            <a:ext uri="{909E8E84-426E-40DD-AFC4-6F175D3DCCD1}">
                              <a14:hiddenFill xmlns:a14="http://schemas.microsoft.com/office/drawing/2010/main">
                                <a:solidFill>
                                  <a:srgbClr val="FFFFFF"/>
                                </a:solidFill>
                              </a14:hiddenFill>
                            </a:ext>
                          </a:extLst>
                        </pic:spPr>
                      </pic:pic>
                      <wps:wsp>
                        <wps:cNvPr id="144" name="AutoShape 238"/>
                        <wps:cNvSpPr>
                          <a:spLocks noChangeArrowheads="1"/>
                        </wps:cNvSpPr>
                        <wps:spPr bwMode="auto">
                          <a:xfrm>
                            <a:off x="567690" y="342900"/>
                            <a:ext cx="1437640" cy="122555"/>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45" name="AutoShape 239"/>
                        <wps:cNvSpPr>
                          <a:spLocks noChangeArrowheads="1"/>
                        </wps:cNvSpPr>
                        <wps:spPr bwMode="auto">
                          <a:xfrm>
                            <a:off x="1649095" y="1334770"/>
                            <a:ext cx="1574800" cy="1294130"/>
                          </a:xfrm>
                          <a:prstGeom prst="roundRect">
                            <a:avLst>
                              <a:gd name="adj" fmla="val 0"/>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w14:anchorId="798D01A3" id="キャンバス 236" o:spid="_x0000_s1026" editas="canvas" style="width:419.9pt;height:245.4pt;mso-position-horizontal-relative:char;mso-position-vertical-relative:line" coordsize="53327,31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">
                <v:shape id="_x0000_s1027" type="#_x0000_t75" style="position:absolute;width:53327;height:31165;visibility:visible;mso-wrap-style:square">
                  <v:fill o:detectmouseclick="t"/>
                  <v:path o:connecttype="none"/>
                </v:shape>
                <v:shape id="Picture 457" o:spid="_x0000_s1028" type="#_x0000_t75" alt="ScreenShot00026" style="position:absolute;width:48748;height:301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Xs5PBAAAA3AAAAA8AAABkcnMvZG93bnJldi54bWxET02LwjAQvQv+hzCCN00VlaUaRRTBg4i6&#10;y4K3oZk2xWZSmli7/34jLOxtHu9zVpvOVqKlxpeOFUzGCQjizOmSCwVfn4fRBwgfkDVWjknBD3nY&#10;rPu9FabavfhK7S0UIoawT1GBCaFOpfSZIYt+7GriyOWusRgibAqpG3zFcFvJaZIspMWSY4PBmnaG&#10;ssftaRXYSzgfc5vfkx23eypPZv59N0oNB912CSJQF/7Ff+6jjvNnU3g/Ey+Q6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GXs5PBAAAA3AAAAA8AAAAAAAAAAAAAAAAAnwIA&#10;AGRycy9kb3ducmV2LnhtbFBLBQYAAAAABAAEAPcAAACNAwAAAAA=&#10;">
                  <v:imagedata r:id="rId44" o:title="ScreenShot00026"/>
                </v:shape>
                <v:roundrect id="AutoShape 238" o:spid="_x0000_s1029" style="position:absolute;left:5676;top:3429;width:14377;height:122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4Xhb4A&#10;AADcAAAADwAAAGRycy9kb3ducmV2LnhtbERPSwrCMBDdC94hjOBOU0VFqlFUENyI1M9+aMa22ExK&#10;E2u9vREEd/N431muW1OKhmpXWFYwGkYgiFOrC84UXC/7wRyE88gaS8uk4E0O1qtuZ4mxti9OqDn7&#10;TIQQdjEqyL2vYildmpNBN7QVceDutjboA6wzqWt8hXBTynEUzaTBgkNDjhXtckof56dRsJk2t+R0&#10;T4rD9nip5H6+m9rHW6l+r90sQHhq/V/8cx90mD+ZwPeZcIFcf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HOF4W+AAAA3AAAAA8AAAAAAAAAAAAAAAAAmAIAAGRycy9kb3ducmV2&#10;LnhtbFBLBQYAAAAABAAEAPUAAACDAwAAAAA=&#10;" filled="f" strokecolor="red">
                  <v:textbox inset="5.85pt,.7pt,5.85pt,.7pt"/>
                </v:roundrect>
                <v:roundrect id="AutoShape 239" o:spid="_x0000_s1030" style="position:absolute;left:16490;top:13347;width:15748;height:12942;visibility:visible;mso-wrap-style:square;v-text-anchor:top"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KyHsEA&#10;AADcAAAADwAAAGRycy9kb3ducmV2LnhtbERPTYvCMBC9C/6HMII3TXexi3RNxRUEL4vU6n1oxra0&#10;mZQm1vrvzYKwt3m8z9lsR9OKgXpXW1bwsYxAEBdW11wquOSHxRqE88gaW8uk4EkOtul0ssFE2wdn&#10;NJx9KUIIuwQVVN53iZSuqMigW9qOOHA32xv0Afal1D0+Qrhp5WcUfUmDNYeGCjvaV1Q057tRsIuH&#10;a3a6ZfXx5zfv5GG9j23zVGo+G3ffIDyN/l/8dh91mL+K4e+ZcIFM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6Csh7BAAAA3AAAAA8AAAAAAAAAAAAAAAAAmAIAAGRycy9kb3du&#10;cmV2LnhtbFBLBQYAAAAABAAEAPUAAACGAwAAAAA=&#10;" filled="f" strokecolor="red">
                  <v:textbox inset="5.85pt,.7pt,5.85pt,.7pt"/>
                </v:roundrect>
                <w10:anchorlock/>
              </v:group>
            </w:pict>
          </mc:Fallback>
        </mc:AlternateContent>
      </w:r>
      <w:r w:rsidR="00C95F06">
        <w:br/>
      </w:r>
      <w:r w:rsidR="00C95F06">
        <w:br/>
      </w:r>
      <w:r w:rsidR="00C95F06" w:rsidRPr="00C95F06">
        <w:rPr>
          <w:i/>
          <w:u w:val="single"/>
        </w:rPr>
        <w:t>○</w:t>
      </w:r>
      <w:r w:rsidR="00C95F06" w:rsidRPr="00C95F06">
        <w:rPr>
          <w:i/>
          <w:u w:val="single"/>
        </w:rPr>
        <w:t>選択した開発符号で「</w:t>
      </w:r>
      <w:r w:rsidR="00AE4819">
        <w:rPr>
          <w:i/>
          <w:u w:val="single"/>
        </w:rPr>
        <w:t>試験車日程を表示する権限</w:t>
      </w:r>
      <w:r w:rsidR="00C95F06" w:rsidRPr="00C95F06">
        <w:rPr>
          <w:i/>
          <w:u w:val="single"/>
        </w:rPr>
        <w:t>がありません」と表示される場合</w:t>
      </w:r>
      <w:r w:rsidR="00C95F06">
        <w:br/>
      </w:r>
      <w:r w:rsidR="00C95F06">
        <w:t>試験車日程を表示する権限がありません。</w:t>
      </w:r>
      <w:r w:rsidR="00C95F06">
        <w:br/>
      </w:r>
      <w:r w:rsidR="00C95F06">
        <w:t>試験車日程を見たい場合は、他部署情報閲覧権を所属長に設定してもらってください。</w:t>
      </w:r>
      <w:r w:rsidR="00C95F06">
        <w:br/>
      </w:r>
      <w:r w:rsidR="00C95F06">
        <w:t>他部署情報閲覧権はメインメニューの設定</w:t>
      </w:r>
      <w:r w:rsidR="00C6350F">
        <w:rPr>
          <w:rFonts w:hint="eastAsia"/>
        </w:rPr>
        <w:t>メニュー</w:t>
      </w:r>
      <w:r w:rsidR="00C95F06">
        <w:t>（閲覧権限設定）から設定できます。</w:t>
      </w:r>
      <w:r w:rsidR="00C95F06">
        <w:br/>
      </w:r>
      <w:r w:rsidR="00EB37B9">
        <w:rPr>
          <w:noProof/>
        </w:rPr>
        <mc:AlternateContent>
          <mc:Choice Requires="wpc">
            <w:drawing>
              <wp:inline distT="0" distB="0" distL="0" distR="0">
                <wp:extent cx="4161790" cy="1764665"/>
                <wp:effectExtent l="0" t="0" r="0" b="0"/>
                <wp:docPr id="252" name="キャンバス 2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41" name="Picture 453" descr="ScreenShot000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32995" cy="1739468"/>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5C6CED6" id="キャンバス 252" o:spid="_x0000_s1026" editas="canvas" style="width:327.7pt;height:138.95pt;mso-position-horizontal-relative:char;mso-position-vertical-relative:line" coordsize="41617,17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">
                <v:shape id="_x0000_s1027" type="#_x0000_t75" style="position:absolute;width:41617;height:17646;visibility:visible;mso-wrap-style:square">
                  <v:fill o:detectmouseclick="t"/>
                  <v:path o:connecttype="none"/>
                </v:shape>
                <v:shape id="Picture 453" o:spid="_x0000_s1028" type="#_x0000_t75" alt="ScreenShot00023" style="position:absolute;width:41329;height:173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yjLrCAAAA3AAAAA8AAABkcnMvZG93bnJldi54bWxET01rAjEQvRf8D2GE3mrWokVWo4hSkd60&#10;Hupt2IzJ6maybOLu9t83gtDbPN7nLFa9q0RLTSg9KxiPMhDEhdclGwWn78+3GYgQkTVWnknBLwVY&#10;LQcvC8y17/hA7TEakUI45KjAxljnUobCksMw8jVx4i6+cRgTbIzUDXYp3FXyPcs+pMOSU4PFmjaW&#10;itvx7hScw323ve5nX8b8tHZz6tbTUBulXof9eg4iUh//xU/3Xqf5kzE8nkkXyO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Moy6wgAAANwAAAAPAAAAAAAAAAAAAAAAAJ8C&#10;AABkcnMvZG93bnJldi54bWxQSwUGAAAAAAQABAD3AAAAjgMAAAAA&#10;">
                  <v:imagedata r:id="rId46" o:title="ScreenShot00023"/>
                </v:shape>
                <w10:anchorlock/>
              </v:group>
            </w:pict>
          </mc:Fallback>
        </mc:AlternateContent>
      </w:r>
      <w:r w:rsidR="00C95F06">
        <w:br/>
      </w:r>
    </w:p>
    <w:p w:rsidR="00BC143B" w:rsidRDefault="00BC143B" w:rsidP="0071315D">
      <w:pPr>
        <w:pStyle w:val="a4"/>
        <w:widowControl/>
        <w:numPr>
          <w:ilvl w:val="0"/>
          <w:numId w:val="4"/>
        </w:numPr>
        <w:snapToGrid/>
        <w:ind w:leftChars="0" w:right="100"/>
      </w:pPr>
      <w:r>
        <w:t>「ステータス」は「使用部署要望案」を選択してください。</w:t>
      </w:r>
      <w:r>
        <w:br/>
        <w:t>※</w:t>
      </w:r>
      <w:r>
        <w:t xml:space="preserve">　「</w:t>
      </w:r>
      <w:r>
        <w:t>SJSB</w:t>
      </w:r>
      <w:r>
        <w:t>調整案」、「最終調整結果」は、予約を行えません。</w:t>
      </w:r>
      <w:r w:rsidR="00AE4819">
        <w:br/>
      </w:r>
      <w:r w:rsidR="00EB37B9">
        <w:rPr>
          <w:noProof/>
        </w:rPr>
        <mc:AlternateContent>
          <mc:Choice Requires="wpc">
            <w:drawing>
              <wp:inline distT="0" distB="0" distL="0" distR="0">
                <wp:extent cx="3674110" cy="1214755"/>
                <wp:effectExtent l="5080" t="0" r="0" b="0"/>
                <wp:docPr id="255" name="キャンバス 2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38" name="Picture 459" descr="ScreenShot000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74110" cy="1180465"/>
                          </a:xfrm>
                          <a:prstGeom prst="rect">
                            <a:avLst/>
                          </a:prstGeom>
                          <a:noFill/>
                          <a:extLst>
                            <a:ext uri="{909E8E84-426E-40DD-AFC4-6F175D3DCCD1}">
                              <a14:hiddenFill xmlns:a14="http://schemas.microsoft.com/office/drawing/2010/main">
                                <a:solidFill>
                                  <a:srgbClr val="FFFFFF"/>
                                </a:solidFill>
                              </a14:hiddenFill>
                            </a:ext>
                          </a:extLst>
                        </pic:spPr>
                      </pic:pic>
                      <wps:wsp>
                        <wps:cNvPr id="139" name="AutoShape 257"/>
                        <wps:cNvSpPr>
                          <a:spLocks noChangeArrowheads="1"/>
                        </wps:cNvSpPr>
                        <wps:spPr bwMode="auto">
                          <a:xfrm>
                            <a:off x="830580" y="387985"/>
                            <a:ext cx="2354580" cy="217805"/>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w14:anchorId="4C500183" id="キャンバス 255" o:spid="_x0000_s1026" editas="canvas" style="width:289.3pt;height:95.65pt;mso-position-horizontal-relative:char;mso-position-vertical-relative:line" coordsize="36741,12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">
                <v:shape id="_x0000_s1027" type="#_x0000_t75" style="position:absolute;width:36741;height:12147;visibility:visible;mso-wrap-style:square">
                  <v:fill o:detectmouseclick="t"/>
                  <v:path o:connecttype="none"/>
                </v:shape>
                <v:shape id="Picture 459" o:spid="_x0000_s1028" type="#_x0000_t75" alt="ScreenShot00028" style="position:absolute;width:36741;height:118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1PNPEAAAA3AAAAA8AAABkcnMvZG93bnJldi54bWxEj0GLwkAMhe8L/ochwt7WqSsuUh1FKgt6&#10;8LDqxVvsxLbYyZTOWLv/3hwEbwnv5b0vi1XvatVRGyrPBsajBBRx7m3FhYHT8fdrBipEZIu1ZzLw&#10;TwFWy8HHAlPrH/xH3SEWSkI4pGigjLFJtQ55SQ7DyDfEol196zDK2hbatviQcFfr7yT50Q4rloYS&#10;G8pKym+HuzNw3e+6S9hc7rtbdp7Wxb6i0zEz5nPYr+egIvXxbX5db63gT4RWnpEJ9PIJ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f1PNPEAAAA3AAAAA8AAAAAAAAAAAAAAAAA&#10;nwIAAGRycy9kb3ducmV2LnhtbFBLBQYAAAAABAAEAPcAAACQAwAAAAA=&#10;">
                  <v:imagedata r:id="rId48" o:title="ScreenShot00028"/>
                </v:shape>
                <v:roundrect id="AutoShape 257" o:spid="_x0000_s1029" style="position:absolute;left:8305;top:3879;width:23546;height:217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nLZr8A&#10;AADcAAAADwAAAGRycy9kb3ducmV2LnhtbERPy6rCMBDdC/5DGMGdpipetBpFBcGNSH3sh2Zsi82k&#10;NLHWvzeCcHdzOM9ZrltTioZqV1hWMBpGIIhTqwvOFFwv+8EMhPPIGkvLpOBNDtarbmeJsbYvTqg5&#10;+0yEEHYxKsi9r2IpXZqTQTe0FXHg7rY26AOsM6lrfIVwU8pxFP1JgwWHhhwr2uWUPs5Po2AzbW7J&#10;6Z4Uh+3xUsn9bDe1j7dS/V67WYDw1Pp/8c990GH+ZA7fZ8IFcv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yctmvwAAANwAAAAPAAAAAAAAAAAAAAAAAJgCAABkcnMvZG93bnJl&#10;di54bWxQSwUGAAAAAAQABAD1AAAAhAMAAAAA&#10;" filled="f" strokecolor="red">
                  <v:textbox inset="5.85pt,.7pt,5.85pt,.7pt"/>
                </v:roundrect>
                <w10:anchorlock/>
              </v:group>
            </w:pict>
          </mc:Fallback>
        </mc:AlternateContent>
      </w:r>
    </w:p>
    <w:p w:rsidR="00DD0A5B" w:rsidRDefault="00DD0A5B" w:rsidP="0071315D">
      <w:pPr>
        <w:pStyle w:val="a4"/>
        <w:widowControl/>
        <w:numPr>
          <w:ilvl w:val="0"/>
          <w:numId w:val="4"/>
        </w:numPr>
        <w:snapToGrid/>
        <w:ind w:leftChars="0" w:right="100"/>
      </w:pPr>
      <w:r>
        <w:lastRenderedPageBreak/>
        <w:t>登録する日を探します。</w:t>
      </w:r>
      <w:r>
        <w:br/>
      </w:r>
      <w:r>
        <w:t>画面を開いたときは、当月＋前後一ヶ月を表示しています。</w:t>
      </w:r>
      <w:r>
        <w:br/>
      </w:r>
      <w:r>
        <w:t>表示する月を変更する場合は、検索条件の「基準月」で変更するか、スケジュール上部にある「＜＜」、「＞＞」で変更できます。</w:t>
      </w:r>
      <w:r>
        <w:br/>
        <w:t>●</w:t>
      </w:r>
      <w:r>
        <w:t>基準月を変更する場合</w:t>
      </w:r>
      <w:r w:rsidR="001E53F3">
        <w:br/>
      </w:r>
      <w:r w:rsidR="00EB37B9">
        <w:rPr>
          <w:noProof/>
        </w:rPr>
        <mc:AlternateContent>
          <mc:Choice Requires="wpc">
            <w:drawing>
              <wp:inline distT="0" distB="0" distL="0" distR="0">
                <wp:extent cx="4271010" cy="808355"/>
                <wp:effectExtent l="0" t="3810" r="635" b="0"/>
                <wp:docPr id="137" name="キャンバス 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35" name="Picture 460" descr="ScreenShot000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71010" cy="783150"/>
                          </a:xfrm>
                          <a:prstGeom prst="rect">
                            <a:avLst/>
                          </a:prstGeom>
                          <a:noFill/>
                          <a:extLst>
                            <a:ext uri="{909E8E84-426E-40DD-AFC4-6F175D3DCCD1}">
                              <a14:hiddenFill xmlns:a14="http://schemas.microsoft.com/office/drawing/2010/main">
                                <a:solidFill>
                                  <a:srgbClr val="FFFFFF"/>
                                </a:solidFill>
                              </a14:hiddenFill>
                            </a:ext>
                          </a:extLst>
                        </pic:spPr>
                      </pic:pic>
                      <wps:wsp>
                        <wps:cNvPr id="136" name="AutoShape 23"/>
                        <wps:cNvSpPr>
                          <a:spLocks noChangeArrowheads="1"/>
                        </wps:cNvSpPr>
                        <wps:spPr bwMode="auto">
                          <a:xfrm>
                            <a:off x="1803815" y="217842"/>
                            <a:ext cx="1096331" cy="218742"/>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w14:anchorId="7D678189" id="キャンバス 28" o:spid="_x0000_s1026" editas="canvas" style="width:336.3pt;height:63.65pt;mso-position-horizontal-relative:char;mso-position-vertical-relative:line" coordsize="42710,80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">
                <v:shape id="_x0000_s1027" type="#_x0000_t75" style="position:absolute;width:42710;height:8083;visibility:visible;mso-wrap-style:square">
                  <v:fill o:detectmouseclick="t"/>
                  <v:path o:connecttype="none"/>
                </v:shape>
                <v:shape id="Picture 460" o:spid="_x0000_s1028" type="#_x0000_t75" alt="ScreenShot00029" style="position:absolute;width:42710;height:78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OxjjDAAAA3AAAAA8AAABkcnMvZG93bnJldi54bWxET0trAjEQvgv+hzBCL6JZWxTZGkWEQmlP&#10;9YHtbdjMPuhmsk3S3bW/vhEEb/PxPWe16U0tWnK+sqxgNk1AEGdWV1woOB5eJksQPiBrrC2Tggt5&#10;2KyHgxWm2nb8Qe0+FCKGsE9RQRlCk0rps5IM+qltiCOXW2cwROgKqR12MdzU8jFJFtJgxbGhxIZ2&#10;JWXf+1+j4O8rcYS4yy9vnz/23Hbt+/iUK/Uw6rfPIAL14S6+uV91nP80h+sz8QK5/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07GOMMAAADcAAAADwAAAAAAAAAAAAAAAACf&#10;AgAAZHJzL2Rvd25yZXYueG1sUEsFBgAAAAAEAAQA9wAAAI8DAAAAAA==&#10;">
                  <v:imagedata r:id="rId50" o:title="ScreenShot00029"/>
                </v:shape>
                <v:roundrect id="AutoShape 23" o:spid="_x0000_s1029" style="position:absolute;left:18038;top:2178;width:10963;height:218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ZfFL4A&#10;AADcAAAADwAAAGRycy9kb3ducmV2LnhtbERPSwrCMBDdC94hjOBOUxVFqlFUENyI1M9+aMa22ExK&#10;E2u9vREEd/N431muW1OKhmpXWFYwGkYgiFOrC84UXC/7wRyE88gaS8uk4E0O1qtuZ4mxti9OqDn7&#10;TIQQdjEqyL2vYildmpNBN7QVceDutjboA6wzqWt8hXBTynEUzaTBgkNDjhXtckof56dRsJk2t+R0&#10;T4rD9nip5H6+m9rHW6l+r90sQHhq/V/8cx90mD+ZwfeZcIFcf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ZWXxS+AAAA3AAAAA8AAAAAAAAAAAAAAAAAmAIAAGRycy9kb3ducmV2&#10;LnhtbFBLBQYAAAAABAAEAPUAAACDAwAAAAA=&#10;" filled="f" strokecolor="red">
                  <v:textbox inset="5.85pt,.7pt,5.85pt,.7pt"/>
                </v:roundrect>
                <w10:anchorlock/>
              </v:group>
            </w:pict>
          </mc:Fallback>
        </mc:AlternateContent>
      </w:r>
      <w:r>
        <w:br/>
        <w:t>●</w:t>
      </w:r>
      <w:r w:rsidR="00BC7A48">
        <w:t>「＜＜」、「＞＞」で変更する場合</w:t>
      </w:r>
      <w:r w:rsidR="001E53F3">
        <w:br/>
      </w:r>
      <w:r w:rsidR="00EB37B9">
        <w:rPr>
          <w:noProof/>
        </w:rPr>
        <mc:AlternateContent>
          <mc:Choice Requires="wpc">
            <w:drawing>
              <wp:inline distT="0" distB="0" distL="0" distR="0">
                <wp:extent cx="2983230" cy="1941830"/>
                <wp:effectExtent l="5080" t="3175" r="2540" b="0"/>
                <wp:docPr id="134" name="キャンバス 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32" name="Picture 461" descr="ScreenShot000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70530" cy="1919605"/>
                          </a:xfrm>
                          <a:prstGeom prst="rect">
                            <a:avLst/>
                          </a:prstGeom>
                          <a:noFill/>
                          <a:extLst>
                            <a:ext uri="{909E8E84-426E-40DD-AFC4-6F175D3DCCD1}">
                              <a14:hiddenFill xmlns:a14="http://schemas.microsoft.com/office/drawing/2010/main">
                                <a:solidFill>
                                  <a:srgbClr val="FFFFFF"/>
                                </a:solidFill>
                              </a14:hiddenFill>
                            </a:ext>
                          </a:extLst>
                        </pic:spPr>
                      </pic:pic>
                      <wps:wsp>
                        <wps:cNvPr id="133" name="AutoShape 24"/>
                        <wps:cNvSpPr>
                          <a:spLocks noChangeArrowheads="1"/>
                        </wps:cNvSpPr>
                        <wps:spPr bwMode="auto">
                          <a:xfrm>
                            <a:off x="1038860" y="281940"/>
                            <a:ext cx="668655" cy="276225"/>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w14:anchorId="760BF516" id="キャンバス 31" o:spid="_x0000_s1026" editas="canvas" style="width:234.9pt;height:152.9pt;mso-position-horizontal-relative:char;mso-position-vertical-relative:line" coordsize="29832,19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">
                <v:shape id="_x0000_s1027" type="#_x0000_t75" style="position:absolute;width:29832;height:19418;visibility:visible;mso-wrap-style:square">
                  <v:fill o:detectmouseclick="t"/>
                  <v:path o:connecttype="none"/>
                </v:shape>
                <v:shape id="Picture 461" o:spid="_x0000_s1028" type="#_x0000_t75" alt="ScreenShot00030" style="position:absolute;width:29705;height:19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Ox3BAAAA3AAAAA8AAABkcnMvZG93bnJldi54bWxET9uKwjAQfRf2H8Is+KapLop2jaILK33y&#10;Uv2AsRnbss2kNFlb/94Igm9zONdZrDpTiRs1rrSsYDSMQBBnVpecKziffgczEM4ja6wsk4I7OVgt&#10;P3oLjLVt+Ui31OcihLCLUUHhfR1L6bKCDLqhrYkDd7WNQR9gk0vdYBvCTSXHUTSVBksODQXW9FNQ&#10;9pf+GwX17nCZtvPdfjNKymqyPcjkilKp/me3/gbhqfNv8cud6DD/awzPZ8IFcvk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O/Ox3BAAAA3AAAAA8AAAAAAAAAAAAAAAAAnwIA&#10;AGRycy9kb3ducmV2LnhtbFBLBQYAAAAABAAEAPcAAACNAwAAAAA=&#10;">
                  <v:imagedata r:id="rId52" o:title="ScreenShot00030"/>
                </v:shape>
                <v:roundrect id="AutoShape 24" o:spid="_x0000_s1029" style="position:absolute;left:10388;top:2819;width:6687;height:276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H8jL4A&#10;AADcAAAADwAAAGRycy9kb3ducmV2LnhtbERPSwrCMBDdC94hjOBOUxVFqlFUENyI1M9+aMa22ExK&#10;E2u9vREEd/N431muW1OKhmpXWFYwGkYgiFOrC84UXC/7wRyE88gaS8uk4E0O1qtuZ4mxti9OqDn7&#10;TIQQdjEqyL2vYildmpNBN7QVceDutjboA6wzqWt8hXBTynEUzaTBgkNDjhXtckof56dRsJk2t+R0&#10;T4rD9nip5H6+m9rHW6l+r90sQHhq/V/8cx90mD+ZwPeZcIFcf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Yh/Iy+AAAA3AAAAA8AAAAAAAAAAAAAAAAAmAIAAGRycy9kb3ducmV2&#10;LnhtbFBLBQYAAAAABAAEAPUAAACDAwAAAAA=&#10;" filled="f" strokecolor="red">
                  <v:textbox inset="5.85pt,.7pt,5.85pt,.7pt"/>
                </v:roundrect>
                <w10:anchorlock/>
              </v:group>
            </w:pict>
          </mc:Fallback>
        </mc:AlternateContent>
      </w:r>
      <w:r>
        <w:br/>
      </w:r>
    </w:p>
    <w:p w:rsidR="00DD0A5B" w:rsidRDefault="00BC7A48" w:rsidP="0071315D">
      <w:pPr>
        <w:pStyle w:val="a4"/>
        <w:widowControl/>
        <w:numPr>
          <w:ilvl w:val="0"/>
          <w:numId w:val="4"/>
        </w:numPr>
        <w:snapToGrid/>
        <w:ind w:leftChars="0" w:right="100"/>
      </w:pPr>
      <w:r>
        <w:t>「検索」ボタンを押下します。</w:t>
      </w:r>
    </w:p>
    <w:p w:rsidR="00FD5CE1" w:rsidRDefault="00BC7A48" w:rsidP="0071315D">
      <w:pPr>
        <w:pStyle w:val="a4"/>
        <w:widowControl/>
        <w:numPr>
          <w:ilvl w:val="0"/>
          <w:numId w:val="4"/>
        </w:numPr>
        <w:snapToGrid/>
        <w:ind w:leftChars="0" w:right="100"/>
      </w:pPr>
      <w:r>
        <w:t>登録を行う車両を探します。</w:t>
      </w:r>
      <w:r>
        <w:br/>
      </w:r>
      <w:r>
        <w:t>車両数が多く、表示している一覧にない場合は、スクロール又はスケジュールのフィルタ</w:t>
      </w:r>
      <w:r w:rsidR="009939A9">
        <w:t>ー</w:t>
      </w:r>
      <w:r>
        <w:t>機能で探します。</w:t>
      </w:r>
      <w:r w:rsidR="009939A9">
        <w:br/>
        <w:t>●</w:t>
      </w:r>
      <w:r w:rsidR="009939A9">
        <w:rPr>
          <w:rFonts w:hint="eastAsia"/>
        </w:rPr>
        <w:t>フィルター</w:t>
      </w:r>
      <w:r w:rsidR="009939A9">
        <w:t>で探す場合</w:t>
      </w:r>
    </w:p>
    <w:p w:rsidR="00BC7A48" w:rsidRDefault="00FD5CE1" w:rsidP="003D7E2E">
      <w:pPr>
        <w:pStyle w:val="a4"/>
        <w:widowControl/>
        <w:snapToGrid/>
        <w:ind w:leftChars="0" w:left="520" w:right="100"/>
      </w:pPr>
      <w:r>
        <w:rPr>
          <w:rFonts w:hint="eastAsia"/>
        </w:rPr>
        <w:t>車両名の所で右クリックして、テキストフィルターを選択します。</w:t>
      </w:r>
      <w:r w:rsidR="001E53F3">
        <w:br/>
      </w:r>
      <w:r w:rsidR="00EB37B9">
        <w:rPr>
          <w:noProof/>
        </w:rPr>
        <mc:AlternateContent>
          <mc:Choice Requires="wpc">
            <w:drawing>
              <wp:inline distT="0" distB="0" distL="0" distR="0">
                <wp:extent cx="3093720" cy="1009015"/>
                <wp:effectExtent l="5080" t="0" r="0" b="3810"/>
                <wp:docPr id="131" name="キャンバス 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29" name="Picture 462" descr="ScreenShot000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93720" cy="914400"/>
                          </a:xfrm>
                          <a:prstGeom prst="rect">
                            <a:avLst/>
                          </a:prstGeom>
                          <a:noFill/>
                          <a:extLst>
                            <a:ext uri="{909E8E84-426E-40DD-AFC4-6F175D3DCCD1}">
                              <a14:hiddenFill xmlns:a14="http://schemas.microsoft.com/office/drawing/2010/main">
                                <a:solidFill>
                                  <a:srgbClr val="FFFFFF"/>
                                </a:solidFill>
                              </a14:hiddenFill>
                            </a:ext>
                          </a:extLst>
                        </pic:spPr>
                      </pic:pic>
                      <wps:wsp>
                        <wps:cNvPr id="130" name="AutoShape 25"/>
                        <wps:cNvSpPr>
                          <a:spLocks noChangeArrowheads="1"/>
                        </wps:cNvSpPr>
                        <wps:spPr bwMode="auto">
                          <a:xfrm>
                            <a:off x="1702435" y="291465"/>
                            <a:ext cx="1188085" cy="276225"/>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w14:anchorId="7607CEDB" id="キャンバス 34" o:spid="_x0000_s1026" editas="canvas" style="width:243.6pt;height:79.45pt;mso-position-horizontal-relative:char;mso-position-vertical-relative:line" coordsize="30937,10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">
                <v:shape id="_x0000_s1027" type="#_x0000_t75" style="position:absolute;width:30937;height:10090;visibility:visible;mso-wrap-style:square">
                  <v:fill o:detectmouseclick="t"/>
                  <v:path o:connecttype="none"/>
                </v:shape>
                <v:shape id="Picture 462" o:spid="_x0000_s1028" type="#_x0000_t75" alt="ScreenShot00031" style="position:absolute;width:30937;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8bchbEAAAA3AAAAA8AAABkcnMvZG93bnJldi54bWxET0trwkAQvhf6H5YpeCm6q1CJ0U0opQW9&#10;KD4OHofsmKTNzobsatJ/7xYK3ubje84qH2wjbtT52rGG6USBIC6cqbnUcDp+jRMQPiAbbByThl/y&#10;kGfPTytMjet5T7dDKEUMYZ+ihiqENpXSFxVZ9BPXEkfu4jqLIcKulKbDPobbRs6UmkuLNceGClv6&#10;qKj4OVyths0bJe6425y26jp8ntV385r0U61HL8P7EkSgITzE/+61ifNnC/h7Jl4gs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8bchbEAAAA3AAAAA8AAAAAAAAAAAAAAAAA&#10;nwIAAGRycy9kb3ducmV2LnhtbFBLBQYAAAAABAAEAPcAAACQAwAAAAA=&#10;">
                  <v:imagedata r:id="rId54" o:title="ScreenShot00031"/>
                </v:shape>
                <v:roundrect id="AutoShape 25" o:spid="_x0000_s1029" style="position:absolute;left:17024;top:2914;width:11881;height:276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Ni+8MA&#10;AADcAAAADwAAAGRycy9kb3ducmV2LnhtbESPQYvCQAyF7wv+hyEL3tbprihSHUUFwcsitXoPndgW&#10;O5nSma31328OgreE9/Lel9VmcI3qqQu1ZwPfkwQUceFtzaWBS374WoAKEdli45kMPCnAZj36WGFq&#10;/YMz6s+xVBLCIUUDVYxtqnUoKnIYJr4lFu3mO4dR1q7UtsOHhLtG/yTJXDusWRoqbGlfUXE//zkD&#10;21l/zU63rD7ufvNWHxb7mb8/jRl/DtslqEhDfJtf10cr+FPBl2dkAr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Ni+8MAAADcAAAADwAAAAAAAAAAAAAAAACYAgAAZHJzL2Rv&#10;d25yZXYueG1sUEsFBgAAAAAEAAQA9QAAAIgDAAAAAA==&#10;" filled="f" strokecolor="red">
                  <v:textbox inset="5.85pt,.7pt,5.85pt,.7pt"/>
                </v:roundrect>
                <w10:anchorlock/>
              </v:group>
            </w:pict>
          </mc:Fallback>
        </mc:AlternateContent>
      </w:r>
      <w:r w:rsidR="009939A9">
        <w:br/>
      </w:r>
      <w:r w:rsidR="009939A9">
        <w:br/>
      </w:r>
      <w:r w:rsidR="009939A9">
        <w:t>探したい車両のキーワードを入力し、「適用」ボタンを押下すると、該当する車両が表示されます。</w:t>
      </w:r>
      <w:r w:rsidR="009939A9">
        <w:br/>
        <w:t xml:space="preserve">※ </w:t>
      </w:r>
      <w:r w:rsidR="009939A9">
        <w:t>フィルターは部分一致（あいまい検索）</w:t>
      </w:r>
    </w:p>
    <w:p w:rsidR="00BC7A48" w:rsidRDefault="009939A9" w:rsidP="0071315D">
      <w:pPr>
        <w:pStyle w:val="a4"/>
        <w:widowControl/>
        <w:numPr>
          <w:ilvl w:val="0"/>
          <w:numId w:val="4"/>
        </w:numPr>
        <w:snapToGrid/>
        <w:ind w:leftChars="0" w:right="100"/>
      </w:pPr>
      <w:r>
        <w:t>予約したい日付をダブルクリック又は、複数日に渡り予約する場合は、開始日から終了日までをドラッグ・アンド・ドロップします。</w:t>
      </w:r>
    </w:p>
    <w:p w:rsidR="009939A9" w:rsidRDefault="009939A9">
      <w:pPr>
        <w:pStyle w:val="a4"/>
        <w:widowControl/>
        <w:numPr>
          <w:ilvl w:val="0"/>
          <w:numId w:val="4"/>
        </w:numPr>
        <w:snapToGrid/>
        <w:ind w:leftChars="0" w:right="100"/>
      </w:pPr>
      <w:r>
        <w:lastRenderedPageBreak/>
        <w:t>仮予約の注意喚起が表示されますので、確認の上、「</w:t>
      </w:r>
      <w:r>
        <w:t>OK</w:t>
      </w:r>
      <w:r>
        <w:t>」ボタンを押下します。</w:t>
      </w:r>
      <w:r w:rsidR="009759CF">
        <w:br/>
      </w:r>
      <w:r w:rsidR="00EB37B9">
        <w:rPr>
          <w:noProof/>
        </w:rPr>
        <mc:AlternateContent>
          <mc:Choice Requires="wpc">
            <w:drawing>
              <wp:inline distT="0" distB="0" distL="0" distR="0">
                <wp:extent cx="1774190" cy="1307465"/>
                <wp:effectExtent l="0" t="1270" r="1905" b="0"/>
                <wp:docPr id="194" name="キャンバス 1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27" name="Picture 603" descr="C:\Users\y-katsumata.SYSTEM-EXE\Desktop\SUBARU\一般\一般.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74190" cy="1232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 name="AutoShape 639"/>
                        <wps:cNvSpPr>
                          <a:spLocks noChangeArrowheads="1"/>
                        </wps:cNvSpPr>
                        <wps:spPr bwMode="auto">
                          <a:xfrm>
                            <a:off x="1150620" y="1036955"/>
                            <a:ext cx="594995" cy="17272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w14:anchorId="5865029A" id="キャンバス 194" o:spid="_x0000_s1026" editas="canvas" style="width:139.7pt;height:102.95pt;mso-position-horizontal-relative:char;mso-position-vertical-relative:line" coordsize="17741,13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">
                <v:shape id="_x0000_s1027" type="#_x0000_t75" style="position:absolute;width:17741;height:13074;visibility:visible;mso-wrap-style:square">
                  <v:fill o:detectmouseclick="t"/>
                  <v:path o:connecttype="none"/>
                </v:shape>
                <v:shape id="Picture 603" o:spid="_x0000_s1028" type="#_x0000_t75" style="position:absolute;width:17741;height:123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dQQvEAAAA3AAAAA8AAABkcnMvZG93bnJldi54bWxET9tqAjEQfS/4D2EEX4pmVahlaxQRBKEX&#10;0Yr0cbqZJoubybKJuvXrTaHg2xzOdabz1lXiTE0oPSsYDjIQxIXXJRsF+89V/xlEiMgaK8+k4JcC&#10;zGedhynm2l94S+ddNCKFcMhRgY2xzqUMhSWHYeBr4sT9+MZhTLAxUjd4SeGukqMse5IOS04NFmta&#10;WiqOu5NTQI8f39582dfNdTt+H79li/3haJTqddvFC4hIbbyL/91rneaPJvD3TLpAzm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TdQQvEAAAA3AAAAA8AAAAAAAAAAAAAAAAA&#10;nwIAAGRycy9kb3ducmV2LnhtbFBLBQYAAAAABAAEAPcAAACQAwAAAAA=&#10;">
                  <v:imagedata r:id="rId56" o:title="一般"/>
                </v:shape>
                <v:roundrect id="AutoShape 639" o:spid="_x0000_s1029" style="position:absolute;left:11506;top:10369;width:5950;height:172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z4IMIA&#10;AADcAAAADwAAAGRycy9kb3ducmV2LnhtbESPQYvCQAyF74L/YYjgTacrKNJ1FFcQvIhU3XvoxLbY&#10;yZTOWOu/NwfBW8J7ee/LatO7WnXUhsqzgZ9pAoo497biwsD1sp8sQYWIbLH2TAZeFGCzHg5WmFr/&#10;5Iy6cyyUhHBI0UAZY5NqHfKSHIapb4hFu/nWYZS1LbRt8SnhrtazJFlohxVLQ4kN7UrK7+eHM7Cd&#10;d//Z6ZZVh7/jpdH75W7u7y9jxqN++wsqUh+/5s/1wQr+TGjlGZlAr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XPggwgAAANwAAAAPAAAAAAAAAAAAAAAAAJgCAABkcnMvZG93&#10;bnJldi54bWxQSwUGAAAAAAQABAD1AAAAhwMAAAAA&#10;" filled="f" strokecolor="red">
                  <v:textbox inset="5.85pt,.7pt,5.85pt,.7pt"/>
                </v:roundrect>
                <w10:anchorlock/>
              </v:group>
            </w:pict>
          </mc:Fallback>
        </mc:AlternateContent>
      </w:r>
    </w:p>
    <w:p w:rsidR="00BC143B" w:rsidRDefault="009939A9" w:rsidP="0071315D">
      <w:pPr>
        <w:pStyle w:val="a4"/>
        <w:widowControl/>
        <w:numPr>
          <w:ilvl w:val="0"/>
          <w:numId w:val="4"/>
        </w:numPr>
        <w:snapToGrid/>
        <w:ind w:leftChars="0" w:right="100"/>
      </w:pPr>
      <w:r>
        <w:t>スケジュール詳細画面が表示されますので、</w:t>
      </w:r>
      <w:r w:rsidR="00BC143B">
        <w:t>「スケジュール名」の入力と</w:t>
      </w:r>
      <w:r w:rsidR="00E21790">
        <w:t>「</w:t>
      </w:r>
      <w:r w:rsidR="00BC143B">
        <w:t>期間</w:t>
      </w:r>
      <w:r w:rsidR="00E21790">
        <w:t>」</w:t>
      </w:r>
      <w:r w:rsidR="00BC143B">
        <w:t>を確認し「登録」ボタンを押下してください。</w:t>
      </w:r>
      <w:r w:rsidR="0056421E">
        <w:br/>
      </w:r>
      <w:r w:rsidR="00EB37B9">
        <w:rPr>
          <w:noProof/>
        </w:rPr>
        <mc:AlternateContent>
          <mc:Choice Requires="wpc">
            <w:drawing>
              <wp:inline distT="0" distB="0" distL="0" distR="0">
                <wp:extent cx="3174365" cy="2013585"/>
                <wp:effectExtent l="0" t="0" r="1905" b="0"/>
                <wp:docPr id="197" name="キャンバス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24" name="Picture 463" descr="ScreenShot000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74365" cy="1958975"/>
                          </a:xfrm>
                          <a:prstGeom prst="rect">
                            <a:avLst/>
                          </a:prstGeom>
                          <a:noFill/>
                          <a:extLst>
                            <a:ext uri="{909E8E84-426E-40DD-AFC4-6F175D3DCCD1}">
                              <a14:hiddenFill xmlns:a14="http://schemas.microsoft.com/office/drawing/2010/main">
                                <a:solidFill>
                                  <a:srgbClr val="FFFFFF"/>
                                </a:solidFill>
                              </a14:hiddenFill>
                            </a:ext>
                          </a:extLst>
                        </pic:spPr>
                      </pic:pic>
                      <wps:wsp>
                        <wps:cNvPr id="125" name="AutoShape 64"/>
                        <wps:cNvSpPr>
                          <a:spLocks noChangeArrowheads="1"/>
                        </wps:cNvSpPr>
                        <wps:spPr bwMode="auto">
                          <a:xfrm>
                            <a:off x="31750" y="1715770"/>
                            <a:ext cx="737870" cy="21971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w14:anchorId="49724FAB" id="キャンバス 197" o:spid="_x0000_s1026" editas="canvas" style="width:249.95pt;height:158.55pt;mso-position-horizontal-relative:char;mso-position-vertical-relative:line" coordsize="31743,20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">
                <v:shape id="_x0000_s1027" type="#_x0000_t75" style="position:absolute;width:31743;height:20135;visibility:visible;mso-wrap-style:square">
                  <v:fill o:detectmouseclick="t"/>
                  <v:path o:connecttype="none"/>
                </v:shape>
                <v:shape id="Picture 463" o:spid="_x0000_s1028" type="#_x0000_t75" alt="ScreenShot00032" style="position:absolute;width:31743;height:195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mzMfCAAAA3AAAAA8AAABkcnMvZG93bnJldi54bWxET99rwjAQfhf2P4Qb+KbpRESqUWRsqEyE&#10;uSI+Hs3ZFptLSWKt//0iCL7dx/fz5svO1KIl5yvLCj6GCQji3OqKCwXZ3/dgCsIHZI21ZVJwJw/L&#10;xVtvjqm2N/6l9hAKEUPYp6igDKFJpfR5SQb90DbEkTtbZzBE6AqpHd5iuKnlKEkm0mDFsaHEhj5L&#10;yi+Hq1Fgst36cvppw/m4y2h/3U6+XItK9d+71QxEoC68xE/3Rsf5ozE8nokXyM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pszHwgAAANwAAAAPAAAAAAAAAAAAAAAAAJ8C&#10;AABkcnMvZG93bnJldi54bWxQSwUGAAAAAAQABAD3AAAAjgMAAAAA&#10;">
                  <v:imagedata r:id="rId58" o:title="ScreenShot00032"/>
                </v:shape>
                <v:roundrect id="AutoShape 64" o:spid="_x0000_s1029" style="position:absolute;left:317;top:17157;width:7379;height:219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1Xvr4A&#10;AADcAAAADwAAAGRycy9kb3ducmV2LnhtbERPSwrCMBDdC94hjOBOU4WKVKOoILgRqZ/90IxtsZmU&#10;JtZ6eyMI7ubxvrNcd6YSLTWutKxgMo5AEGdWl5wruF72ozkI55E1VpZJwZscrFf93hITbV+cUnv2&#10;uQgh7BJUUHhfJ1K6rCCDbmxr4sDdbWPQB9jkUjf4CuGmktMomkmDJYeGAmvaFZQ9zk+jYBO3t/R0&#10;T8vD9nip5X6+i+3jrdRw0G0WIDx1/i/+uQ86zJ/G8H0mXC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NdV76+AAAA3AAAAA8AAAAAAAAAAAAAAAAAmAIAAGRycy9kb3ducmV2&#10;LnhtbFBLBQYAAAAABAAEAPUAAACDAwAAAAA=&#10;" filled="f" strokecolor="red">
                  <v:textbox inset="5.85pt,.7pt,5.85pt,.7pt"/>
                </v:roundrect>
                <w10:anchorlock/>
              </v:group>
            </w:pict>
          </mc:Fallback>
        </mc:AlternateContent>
      </w:r>
    </w:p>
    <w:p w:rsidR="00BC7A48" w:rsidRDefault="00BC143B" w:rsidP="0071315D">
      <w:pPr>
        <w:pStyle w:val="a4"/>
        <w:widowControl/>
        <w:numPr>
          <w:ilvl w:val="0"/>
          <w:numId w:val="4"/>
        </w:numPr>
        <w:snapToGrid/>
        <w:ind w:leftChars="0" w:right="100"/>
      </w:pPr>
      <w:r>
        <w:t>「登録しました。」と表示されれば、登録完了です。</w:t>
      </w:r>
    </w:p>
    <w:p w:rsidR="001B7AD7" w:rsidRDefault="001B7AD7" w:rsidP="002B4A10">
      <w:pPr>
        <w:widowControl/>
        <w:snapToGrid/>
        <w:ind w:left="100" w:right="100"/>
      </w:pPr>
    </w:p>
    <w:p w:rsidR="001E53F3" w:rsidRDefault="001E53F3" w:rsidP="001E53F3">
      <w:pPr>
        <w:pStyle w:val="12"/>
        <w:ind w:right="200"/>
      </w:pPr>
      <w:bookmarkStart w:id="19" w:name="_Toc522271423"/>
      <w:r>
        <w:t>スケジュールの変更</w:t>
      </w:r>
      <w:bookmarkEnd w:id="19"/>
    </w:p>
    <w:p w:rsidR="001E53F3" w:rsidRDefault="00E21790" w:rsidP="002B4A10">
      <w:pPr>
        <w:widowControl/>
        <w:snapToGrid/>
        <w:ind w:left="100" w:right="100"/>
      </w:pPr>
      <w:r>
        <w:rPr>
          <w:rFonts w:hint="eastAsia"/>
        </w:rPr>
        <w:t>スケジュール変更は、２つの方法があります。</w:t>
      </w:r>
    </w:p>
    <w:p w:rsidR="00E21790" w:rsidRDefault="00E21790" w:rsidP="002B4A10">
      <w:pPr>
        <w:widowControl/>
        <w:snapToGrid/>
        <w:ind w:left="100" w:right="100"/>
      </w:pPr>
      <w:r>
        <w:t>○1</w:t>
      </w:r>
      <w:r>
        <w:t>つ目（期間のみ変更する場合）</w:t>
      </w:r>
    </w:p>
    <w:p w:rsidR="00E21790" w:rsidRDefault="00E21790" w:rsidP="0071315D">
      <w:pPr>
        <w:pStyle w:val="a4"/>
        <w:widowControl/>
        <w:numPr>
          <w:ilvl w:val="0"/>
          <w:numId w:val="5"/>
        </w:numPr>
        <w:snapToGrid/>
        <w:ind w:leftChars="0" w:right="100"/>
      </w:pPr>
      <w:r>
        <w:t>スケジュール前方又は後方にマウスを合わせ変更したい期間までドラッグします。</w:t>
      </w:r>
      <w:r w:rsidR="00D04679">
        <w:br/>
        <w:t>●4</w:t>
      </w:r>
      <w:r w:rsidR="00D04679">
        <w:t>日～</w:t>
      </w:r>
      <w:r w:rsidR="00D04679">
        <w:t>6</w:t>
      </w:r>
      <w:r w:rsidR="00D04679">
        <w:t>日までの期間を</w:t>
      </w:r>
      <w:r w:rsidR="00D04679">
        <w:t>4</w:t>
      </w:r>
      <w:r w:rsidR="00D04679">
        <w:t>日～</w:t>
      </w:r>
      <w:r w:rsidR="00D04679">
        <w:t>9</w:t>
      </w:r>
      <w:r w:rsidR="00D04679">
        <w:t>日までに変更するイメージ</w:t>
      </w:r>
      <w:r>
        <w:br/>
      </w:r>
      <w:r w:rsidR="00EB37B9">
        <w:rPr>
          <w:noProof/>
        </w:rPr>
        <mc:AlternateContent>
          <mc:Choice Requires="wpc">
            <w:drawing>
              <wp:inline distT="0" distB="0" distL="0" distR="0">
                <wp:extent cx="4106545" cy="1470025"/>
                <wp:effectExtent l="0" t="0" r="3175" b="1270"/>
                <wp:docPr id="122" name="キャンバス 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18" name="Picture 6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71133" cy="8182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9" name="Picture 6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2528005" y="0"/>
                            <a:ext cx="1578540" cy="831784"/>
                          </a:xfrm>
                          <a:prstGeom prst="rect">
                            <a:avLst/>
                          </a:prstGeom>
                          <a:noFill/>
                          <a:extLst>
                            <a:ext uri="{909E8E84-426E-40DD-AFC4-6F175D3DCCD1}">
                              <a14:hiddenFill xmlns:a14="http://schemas.microsoft.com/office/drawing/2010/main">
                                <a:solidFill>
                                  <a:srgbClr val="FFFFFF"/>
                                </a:solidFill>
                              </a14:hiddenFill>
                            </a:ext>
                          </a:extLst>
                        </pic:spPr>
                      </pic:pic>
                      <wps:wsp>
                        <wps:cNvPr id="120" name="AutoShape 65"/>
                        <wps:cNvSpPr>
                          <a:spLocks/>
                        </wps:cNvSpPr>
                        <wps:spPr bwMode="auto">
                          <a:xfrm>
                            <a:off x="1315750" y="974916"/>
                            <a:ext cx="1477744" cy="426694"/>
                          </a:xfrm>
                          <a:prstGeom prst="borderCallout2">
                            <a:avLst>
                              <a:gd name="adj1" fmla="val 26787"/>
                              <a:gd name="adj2" fmla="val -5157"/>
                              <a:gd name="adj3" fmla="val 26787"/>
                              <a:gd name="adj4" fmla="val -19380"/>
                              <a:gd name="adj5" fmla="val -86310"/>
                              <a:gd name="adj6" fmla="val -33861"/>
                            </a:avLst>
                          </a:prstGeom>
                          <a:solidFill>
                            <a:srgbClr val="FFFFFF"/>
                          </a:solidFill>
                          <a:ln w="9525">
                            <a:solidFill>
                              <a:srgbClr val="000000"/>
                            </a:solidFill>
                            <a:miter lim="800000"/>
                            <a:headEnd/>
                            <a:tailEnd/>
                          </a:ln>
                        </wps:spPr>
                        <wps:txbx>
                          <w:txbxContent>
                            <w:p w:rsidR="00617500" w:rsidRDefault="00617500">
                              <w:pPr>
                                <w:ind w:left="100" w:right="100"/>
                              </w:pPr>
                              <w:r>
                                <w:t>マウスを合わせ、</w:t>
                              </w:r>
                              <w:r>
                                <w:t>9</w:t>
                              </w:r>
                              <w:r>
                                <w:t>日までドラッグします。</w:t>
                              </w:r>
                            </w:p>
                          </w:txbxContent>
                        </wps:txbx>
                        <wps:bodyPr rot="0" vert="horz" wrap="square" lIns="74295" tIns="8890" rIns="74295" bIns="8890" anchor="t" anchorCtr="0" upright="1">
                          <a:noAutofit/>
                        </wps:bodyPr>
                      </wps:wsp>
                      <wps:wsp>
                        <wps:cNvPr id="121" name="AutoShape 66"/>
                        <wps:cNvSpPr>
                          <a:spLocks noChangeArrowheads="1"/>
                        </wps:cNvSpPr>
                        <wps:spPr bwMode="auto">
                          <a:xfrm>
                            <a:off x="1946627" y="318670"/>
                            <a:ext cx="416684" cy="242154"/>
                          </a:xfrm>
                          <a:prstGeom prst="stripedRightArrow">
                            <a:avLst>
                              <a:gd name="adj1" fmla="val 50000"/>
                              <a:gd name="adj2" fmla="val 4303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61" o:spid="_x0000_s1060" editas="canvas" style="width:323.35pt;height:115.75pt;mso-position-horizontal-relative:char;mso-position-vertical-relative:line" coordsize="41065,14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">
                <v:shape id="_x0000_s1061" type="#_x0000_t75" style="position:absolute;width:41065;height:14700;visibility:visible;mso-wrap-style:square">
                  <v:fill o:detectmouseclick="t"/>
                  <v:path o:connecttype="none"/>
                </v:shape>
                <v:shape id="Picture 62" o:spid="_x0000_s1062" type="#_x0000_t75" style="position:absolute;width:17711;height:81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zBE3DAAAA3AAAAA8AAABkcnMvZG93bnJldi54bWxEj01rwkAQhu8F/8Mygre6iVKx0VVEELQ9&#10;Vb30NmTHJJqdDdnVxH/vHAq9zTDvxzPLde9q9aA2VJ4NpOMEFHHubcWFgfNp9z4HFSKyxdozGXhS&#10;gPVq8LbEzPqOf+hxjIWSEA4ZGihjbDKtQ16SwzD2DbHcLr51GGVtC21b7CTc1XqSJDPtsGJpKLGh&#10;bUn57Xh30nv9rmcHOqXPbvq531H1e/6afxgzGvabBahIffwX/7n3VvBToZVnZAK9e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DMETcMAAADcAAAADwAAAAAAAAAAAAAAAACf&#10;AgAAZHJzL2Rvd25yZXYueG1sUEsFBgAAAAAEAAQA9wAAAI8DAAAAAA==&#10;">
                  <v:imagedata r:id="rId61" o:title=""/>
                </v:shape>
                <v:shape id="Picture 63" o:spid="_x0000_s1063" type="#_x0000_t75" style="position:absolute;left:25280;width:15785;height:8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J2mTDAAAA3AAAAA8AAABkcnMvZG93bnJldi54bWxET0trwkAQvgv9D8sUetNNPIhNXUUKBS/F&#10;NhV6nWbHbJrsbMiuefTXdwXB23x8z9nsRtuInjpfOVaQLhIQxIXTFZcKTl9v8zUIH5A1No5JwUQe&#10;dtuH2QYz7Qb+pD4PpYgh7DNUYEJoMyl9YciiX7iWOHJn11kMEXal1B0OMdw2cpkkK2mx4thgsKVX&#10;Q0WdX6yC/Dgcp/OP/U1Xy9687//qj++pVurpcdy/gAg0hrv45j7oOD99husz8QK5/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0naZMMAAADcAAAADwAAAAAAAAAAAAAAAACf&#10;AgAAZHJzL2Rvd25yZXYueG1sUEsFBgAAAAAEAAQA9wAAAI8DAAAAAA==&#10;">
                  <v:imagedata r:id="rId62" o:title=""/>
                </v:shape>
                <v:shape id="AutoShape 65" o:spid="_x0000_s1064" type="#_x0000_t48" style="position:absolute;left:13157;top:9749;width:14777;height:4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D2MYA&#10;AADcAAAADwAAAGRycy9kb3ducmV2LnhtbESPQWvCQBCF70L/wzIFb7oxlCKpqxRpUS+KWsTjkJ1m&#10;02ZnQ3aryb/vHAq9zfDevPfNYtX7Rt2oi3VgA7NpBoq4DLbmysDH+X0yBxUTssUmMBkYKMJq+TBa&#10;YGHDnY90O6VKSQjHAg24lNpC61g68hinoSUW7TN0HpOsXaVth3cJ943Os+xZe6xZGhy2tHZUfp9+&#10;vIFN3n7tN8Pb7qJ37jpcroft03AwZvzYv76AStSnf/Pf9dYKfi748ox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aD2MYAAADcAAAADwAAAAAAAAAAAAAAAACYAgAAZHJz&#10;L2Rvd25yZXYueG1sUEsFBgAAAAAEAAQA9QAAAIsDAAAAAA==&#10;" adj="-7314,-18643,-4186,5786,-1114,5786">
                  <v:textbox inset="5.85pt,.7pt,5.85pt,.7pt">
                    <w:txbxContent>
                      <w:p w:rsidR="00617500" w:rsidRDefault="00617500">
                        <w:pPr>
                          <w:ind w:left="100" w:right="100"/>
                        </w:pPr>
                        <w:r>
                          <w:t>マウスを合わせ、</w:t>
                        </w:r>
                        <w:r>
                          <w:t>9</w:t>
                        </w:r>
                        <w:r>
                          <w:t>日までドラッグします。</w:t>
                        </w:r>
                      </w:p>
                    </w:txbxContent>
                  </v:textbox>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utoShape 66" o:spid="_x0000_s1065" type="#_x0000_t93" style="position:absolute;left:19466;top:3186;width:4167;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eBjsEA&#10;AADcAAAADwAAAGRycy9kb3ducmV2LnhtbERPyWrDMBC9F/oPYgq91XJcMI0TJYSQmp4CTQLtcbAm&#10;lok1Mpbq5e+rQKG3ebx11tvJtmKg3jeOFSySFARx5XTDtYLL+f3lDYQPyBpbx6RgJg/bzePDGgvt&#10;Rv6k4RRqEUPYF6jAhNAVUvrKkEWfuI44clfXWwwR9rXUPY4x3LYyS9NcWmw4NhjsaG+oup1+rIL0&#10;2x9e86XRtS3L9utI85hzo9Tz07RbgQg0hX/xn/tDx/nZAu7PxAv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ngY7BAAAA3AAAAA8AAAAAAAAAAAAAAAAAmAIAAGRycy9kb3du&#10;cmV2LnhtbFBLBQYAAAAABAAEAPUAAACGAwAAAAA=&#10;" adj="16199">
                  <v:textbox inset="5.85pt,.7pt,5.85pt,.7pt"/>
                </v:shape>
                <w10:anchorlock/>
              </v:group>
            </w:pict>
          </mc:Fallback>
        </mc:AlternateContent>
      </w:r>
      <w:r>
        <w:br/>
      </w:r>
    </w:p>
    <w:p w:rsidR="00E21790" w:rsidRDefault="00E21790" w:rsidP="0071315D">
      <w:pPr>
        <w:pStyle w:val="a4"/>
        <w:widowControl/>
        <w:numPr>
          <w:ilvl w:val="0"/>
          <w:numId w:val="5"/>
        </w:numPr>
        <w:snapToGrid/>
        <w:ind w:leftChars="0" w:right="100"/>
      </w:pPr>
      <w:r>
        <w:t>「登録しました。」と表示されれば、登録完了です。</w:t>
      </w:r>
    </w:p>
    <w:p w:rsidR="00E21790" w:rsidRDefault="00E21790" w:rsidP="002B4A10">
      <w:pPr>
        <w:widowControl/>
        <w:snapToGrid/>
        <w:ind w:left="100" w:right="100"/>
      </w:pPr>
    </w:p>
    <w:p w:rsidR="00E21790" w:rsidRDefault="00E21790" w:rsidP="002B4A10">
      <w:pPr>
        <w:widowControl/>
        <w:snapToGrid/>
        <w:ind w:left="100" w:right="100"/>
      </w:pPr>
      <w:r>
        <w:t>○2</w:t>
      </w:r>
      <w:r>
        <w:t>つ目（スケジュール内容を変更する場合）</w:t>
      </w:r>
    </w:p>
    <w:p w:rsidR="00E21790" w:rsidRDefault="00E21790" w:rsidP="0071315D">
      <w:pPr>
        <w:pStyle w:val="a4"/>
        <w:widowControl/>
        <w:numPr>
          <w:ilvl w:val="0"/>
          <w:numId w:val="6"/>
        </w:numPr>
        <w:snapToGrid/>
        <w:ind w:leftChars="0" w:right="100"/>
      </w:pPr>
      <w:r>
        <w:t>スケジュールをダブルクリックします。</w:t>
      </w:r>
    </w:p>
    <w:p w:rsidR="00E21790" w:rsidRDefault="00E21790" w:rsidP="0071315D">
      <w:pPr>
        <w:pStyle w:val="a4"/>
        <w:widowControl/>
        <w:numPr>
          <w:ilvl w:val="0"/>
          <w:numId w:val="6"/>
        </w:numPr>
        <w:snapToGrid/>
        <w:ind w:leftChars="0" w:right="100"/>
      </w:pPr>
      <w:r>
        <w:lastRenderedPageBreak/>
        <w:t>スケジュール詳細画面で「スケジュール名」又は「期間」を変更し、「登録」ボタンを押下してください。</w:t>
      </w:r>
      <w:r w:rsidR="0056421E">
        <w:br/>
      </w:r>
      <w:r w:rsidR="00EB37B9">
        <w:rPr>
          <w:noProof/>
        </w:rPr>
        <mc:AlternateContent>
          <mc:Choice Requires="wpc">
            <w:drawing>
              <wp:inline distT="0" distB="0" distL="0" distR="0">
                <wp:extent cx="3583940" cy="2042160"/>
                <wp:effectExtent l="0" t="4445" r="0" b="1270"/>
                <wp:docPr id="199" name="キャンバス 1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15" name="Picture 604" descr="C:\Users\y-katsumata.SYSTEM-EXE\Desktop\SUBARU\一般\スケジュール編集.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12129" cy="2034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AutoShape 641"/>
                        <wps:cNvSpPr>
                          <a:spLocks noChangeArrowheads="1"/>
                        </wps:cNvSpPr>
                        <wps:spPr bwMode="auto">
                          <a:xfrm>
                            <a:off x="50402" y="1773952"/>
                            <a:ext cx="738029" cy="209706"/>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w14:anchorId="4FBACD4A" id="キャンバス 199" o:spid="_x0000_s1026" editas="canvas" style="width:282.2pt;height:160.8pt;mso-position-horizontal-relative:char;mso-position-vertical-relative:line" coordsize="35839,20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">
                <v:shape id="_x0000_s1027" type="#_x0000_t75" style="position:absolute;width:35839;height:20421;visibility:visible;mso-wrap-style:square">
                  <v:fill o:detectmouseclick="t"/>
                  <v:path o:connecttype="none"/>
                </v:shape>
                <v:shape id="Picture 604" o:spid="_x0000_s1028" type="#_x0000_t75" style="position:absolute;width:33121;height:20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b1rvCAAAA3AAAAA8AAABkcnMvZG93bnJldi54bWxET01rAjEQvRf8D2EEL0WzFrbKahRbqFgQ&#10;oVY8j8m4u5hMlk3U9d83hUJv83ifM192zoobtaH2rGA8ykAQa29qLhUcvj+GUxAhIhu0nknBgwIs&#10;F72nORbG3/mLbvtYihTCoUAFVYxNIWXQFTkMI98QJ+7sW4cxwbaUpsV7CndWvmTZq3RYc2qosKH3&#10;ivRlf3UK9KfdUb496u3E5Se7Xk+a57eTUoN+t5qBiNTFf/Gfe2PS/HEOv8+kC+Ti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G9a7wgAAANwAAAAPAAAAAAAAAAAAAAAAAJ8C&#10;AABkcnMvZG93bnJldi54bWxQSwUGAAAAAAQABAD3AAAAjgMAAAAA&#10;">
                  <v:imagedata r:id="rId64" o:title="スケジュール編集"/>
                </v:shape>
                <v:roundrect id="AutoShape 641" o:spid="_x0000_s1029" style="position:absolute;left:504;top:17739;width:7380;height:209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m774A&#10;AADcAAAADwAAAGRycy9kb3ducmV2LnhtbERPyQrCMBC9C/5DGMGbpgouVKOoIHgRqct9aMa22ExK&#10;E2v9eyMI3ubx1lmuW1OKhmpXWFYwGkYgiFOrC84UXC/7wRyE88gaS8uk4E0O1qtuZ4mxti9OqDn7&#10;TIQQdjEqyL2vYildmpNBN7QVceDutjboA6wzqWt8hXBTynEUTaXBgkNDjhXtckof56dRsJk0t+R0&#10;T4rD9nip5H6+m9jHW6l+r90sQHhq/V/8cx90mD+awfeZcIFcf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vpu++AAAA3AAAAA8AAAAAAAAAAAAAAAAAmAIAAGRycy9kb3ducmV2&#10;LnhtbFBLBQYAAAAABAAEAPUAAACDAwAAAAA=&#10;" filled="f" strokecolor="red">
                  <v:textbox inset="5.85pt,.7pt,5.85pt,.7pt"/>
                </v:roundrect>
                <w10:anchorlock/>
              </v:group>
            </w:pict>
          </mc:Fallback>
        </mc:AlternateContent>
      </w:r>
    </w:p>
    <w:p w:rsidR="00E21790" w:rsidRDefault="00E21790" w:rsidP="0071315D">
      <w:pPr>
        <w:pStyle w:val="a4"/>
        <w:widowControl/>
        <w:numPr>
          <w:ilvl w:val="0"/>
          <w:numId w:val="6"/>
        </w:numPr>
        <w:snapToGrid/>
        <w:ind w:leftChars="0" w:right="100"/>
      </w:pPr>
      <w:r>
        <w:t>「登録しました。」と表示されれば、登録完了です。</w:t>
      </w:r>
    </w:p>
    <w:p w:rsidR="00E21790" w:rsidRDefault="00E21790" w:rsidP="002B4A10">
      <w:pPr>
        <w:widowControl/>
        <w:snapToGrid/>
        <w:ind w:left="100" w:right="100"/>
      </w:pPr>
    </w:p>
    <w:p w:rsidR="00D04679" w:rsidRDefault="00D04679" w:rsidP="00D04679">
      <w:pPr>
        <w:pStyle w:val="12"/>
        <w:ind w:right="200"/>
      </w:pPr>
      <w:bookmarkStart w:id="20" w:name="_Toc522271424"/>
      <w:r>
        <w:t>スケジュールの削除</w:t>
      </w:r>
      <w:bookmarkEnd w:id="20"/>
    </w:p>
    <w:p w:rsidR="00D04679" w:rsidRDefault="00D04679" w:rsidP="0071315D">
      <w:pPr>
        <w:pStyle w:val="a4"/>
        <w:widowControl/>
        <w:numPr>
          <w:ilvl w:val="0"/>
          <w:numId w:val="7"/>
        </w:numPr>
        <w:snapToGrid/>
        <w:ind w:leftChars="0" w:right="100"/>
      </w:pPr>
      <w:r>
        <w:t>スケジュールをダブルクリックします。</w:t>
      </w:r>
    </w:p>
    <w:p w:rsidR="00D04679" w:rsidRDefault="00D04679" w:rsidP="0071315D">
      <w:pPr>
        <w:pStyle w:val="a4"/>
        <w:widowControl/>
        <w:numPr>
          <w:ilvl w:val="0"/>
          <w:numId w:val="7"/>
        </w:numPr>
        <w:snapToGrid/>
        <w:ind w:leftChars="0" w:right="100"/>
      </w:pPr>
      <w:r>
        <w:t>スケジュール詳細画面で「削除」ボタンを押下してください。</w:t>
      </w:r>
      <w:r w:rsidR="0056421E">
        <w:br/>
      </w:r>
      <w:r w:rsidR="00EB37B9">
        <w:rPr>
          <w:noProof/>
        </w:rPr>
        <mc:AlternateContent>
          <mc:Choice Requires="wpc">
            <w:drawing>
              <wp:inline distT="0" distB="0" distL="0" distR="0">
                <wp:extent cx="3260090" cy="2080260"/>
                <wp:effectExtent l="0" t="0" r="1905" b="0"/>
                <wp:docPr id="203" name="キャンバス 2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13" name="Picture 605" descr="C:\Users\y-katsumata.SYSTEM-EXE\Desktop\SUBARU\一般\スケジュール編集.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60090" cy="20037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4" name="AutoShape 644"/>
                        <wps:cNvSpPr>
                          <a:spLocks noChangeArrowheads="1"/>
                        </wps:cNvSpPr>
                        <wps:spPr bwMode="auto">
                          <a:xfrm>
                            <a:off x="791170" y="1761605"/>
                            <a:ext cx="738966" cy="209736"/>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w14:anchorId="2ADE8DEC" id="キャンバス 203" o:spid="_x0000_s1026" editas="canvas" style="width:256.7pt;height:163.8pt;mso-position-horizontal-relative:char;mso-position-vertical-relative:line" coordsize="32600,208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">
                <v:shape id="_x0000_s1027" type="#_x0000_t75" style="position:absolute;width:32600;height:20802;visibility:visible;mso-wrap-style:square">
                  <v:fill o:detectmouseclick="t"/>
                  <v:path o:connecttype="none"/>
                </v:shape>
                <v:shape id="Picture 605" o:spid="_x0000_s1028" type="#_x0000_t75" style="position:absolute;width:32600;height:200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61TDAAAA3AAAAA8AAABkcnMvZG93bnJldi54bWxET01rAjEQvRf6H8IIXopmrVhlNUpbUFoQ&#10;oSqex2TcXZpMlk3U7b83gtDbPN7nzBats+JCTag8Kxj0MxDE2puKCwX73bI3AREiskHrmRT8UYDF&#10;/PlphrnxV/6hyzYWIoVwyFFBGWOdSxl0SQ5D39fEiTv5xmFMsCmkafCawp2Vr1n2Jh1WnBpKrOmz&#10;JP27PTsF+ttuaLQ+6PXYjY52tRrXLx9Hpbqd9n0KIlIb/8UP95dJ8wdDuD+TLpDz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77rVMMAAADcAAAADwAAAAAAAAAAAAAAAACf&#10;AgAAZHJzL2Rvd25yZXYueG1sUEsFBgAAAAAEAAQA9wAAAI8DAAAAAA==&#10;">
                  <v:imagedata r:id="rId64" o:title="スケジュール編集"/>
                </v:shape>
                <v:roundrect id="AutoShape 644" o:spid="_x0000_s1029" style="position:absolute;left:7911;top:17616;width:7390;height:209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04mL4A&#10;AADcAAAADwAAAGRycy9kb3ducmV2LnhtbERPSwrCMBDdC94hjOBOU0VFqlFUENyI1M9+aMa22ExK&#10;E2u9vREEd/N431muW1OKhmpXWFYwGkYgiFOrC84UXC/7wRyE88gaS8uk4E0O1qtuZ4mxti9OqDn7&#10;TIQQdjEqyL2vYildmpNBN7QVceDutjboA6wzqWt8hXBTynEUzaTBgkNDjhXtckof56dRsJk2t+R0&#10;T4rD9nip5H6+m9rHW6l+r90sQHhq/V/8cx90mD+awPeZcIFcf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J9OJi+AAAA3AAAAA8AAAAAAAAAAAAAAAAAmAIAAGRycy9kb3ducmV2&#10;LnhtbFBLBQYAAAAABAAEAPUAAACDAwAAAAA=&#10;" filled="f" strokecolor="red">
                  <v:textbox inset="5.85pt,.7pt,5.85pt,.7pt"/>
                </v:roundrect>
                <w10:anchorlock/>
              </v:group>
            </w:pict>
          </mc:Fallback>
        </mc:AlternateContent>
      </w:r>
    </w:p>
    <w:p w:rsidR="00D04679" w:rsidRDefault="00D04679" w:rsidP="0071315D">
      <w:pPr>
        <w:pStyle w:val="a4"/>
        <w:widowControl/>
        <w:numPr>
          <w:ilvl w:val="0"/>
          <w:numId w:val="7"/>
        </w:numPr>
        <w:snapToGrid/>
        <w:ind w:leftChars="0" w:right="100"/>
      </w:pPr>
      <w:r>
        <w:t>「削除してもよろしいですか？」と表示され「はい」ボタンを押下します。</w:t>
      </w:r>
    </w:p>
    <w:p w:rsidR="00D04679" w:rsidRDefault="00D04679" w:rsidP="0071315D">
      <w:pPr>
        <w:pStyle w:val="a4"/>
        <w:widowControl/>
        <w:numPr>
          <w:ilvl w:val="0"/>
          <w:numId w:val="7"/>
        </w:numPr>
        <w:snapToGrid/>
        <w:ind w:leftChars="0" w:right="100"/>
      </w:pPr>
      <w:r>
        <w:t>「削除しました。」と表示されれば、削除完了です。</w:t>
      </w:r>
    </w:p>
    <w:p w:rsidR="002B4A10" w:rsidRDefault="002B4A10" w:rsidP="002B4A10">
      <w:pPr>
        <w:widowControl/>
        <w:snapToGrid/>
        <w:ind w:left="100" w:right="100"/>
      </w:pPr>
    </w:p>
    <w:p w:rsidR="004A3E6A" w:rsidRDefault="004A3E6A" w:rsidP="004A3E6A">
      <w:pPr>
        <w:pStyle w:val="12"/>
        <w:ind w:right="200"/>
      </w:pPr>
      <w:bookmarkStart w:id="21" w:name="_Toc522271425"/>
      <w:r>
        <w:t>作業履歴の管理</w:t>
      </w:r>
      <w:bookmarkEnd w:id="21"/>
    </w:p>
    <w:p w:rsidR="004A3E6A" w:rsidRDefault="004A3E6A" w:rsidP="0071315D">
      <w:pPr>
        <w:pStyle w:val="a4"/>
        <w:widowControl/>
        <w:numPr>
          <w:ilvl w:val="0"/>
          <w:numId w:val="8"/>
        </w:numPr>
        <w:snapToGrid/>
        <w:ind w:leftChars="0" w:right="100"/>
      </w:pPr>
      <w:r>
        <w:rPr>
          <w:rFonts w:hint="eastAsia"/>
        </w:rPr>
        <w:t>車両の作業履歴を登録する場合、該当する車両項目をダブルクリックします。</w:t>
      </w:r>
      <w:r w:rsidR="00980F12">
        <w:br/>
      </w:r>
      <w:r w:rsidR="00EB37B9">
        <w:rPr>
          <w:noProof/>
        </w:rPr>
        <mc:AlternateContent>
          <mc:Choice Requires="wpc">
            <w:drawing>
              <wp:inline distT="0" distB="0" distL="0" distR="0">
                <wp:extent cx="5107305" cy="1941830"/>
                <wp:effectExtent l="0" t="0" r="0" b="1270"/>
                <wp:docPr id="112" name="キャンバス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9" name="Picture 464" descr="ScreenShot000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22496"/>
                            <a:ext cx="2970787" cy="1919334"/>
                          </a:xfrm>
                          <a:prstGeom prst="rect">
                            <a:avLst/>
                          </a:prstGeom>
                          <a:noFill/>
                          <a:extLst>
                            <a:ext uri="{909E8E84-426E-40DD-AFC4-6F175D3DCCD1}">
                              <a14:hiddenFill xmlns:a14="http://schemas.microsoft.com/office/drawing/2010/main">
                                <a:solidFill>
                                  <a:srgbClr val="FFFFFF"/>
                                </a:solidFill>
                              </a14:hiddenFill>
                            </a:ext>
                          </a:extLst>
                        </pic:spPr>
                      </pic:pic>
                      <wps:wsp>
                        <wps:cNvPr id="110" name="AutoShape 70"/>
                        <wps:cNvSpPr>
                          <a:spLocks noChangeArrowheads="1"/>
                        </wps:cNvSpPr>
                        <wps:spPr bwMode="auto">
                          <a:xfrm>
                            <a:off x="28799" y="920525"/>
                            <a:ext cx="1445345" cy="352733"/>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11" name="AutoShape 71"/>
                        <wps:cNvSpPr>
                          <a:spLocks/>
                        </wps:cNvSpPr>
                        <wps:spPr bwMode="auto">
                          <a:xfrm>
                            <a:off x="2986986" y="862936"/>
                            <a:ext cx="1828730" cy="427419"/>
                          </a:xfrm>
                          <a:prstGeom prst="borderCallout2">
                            <a:avLst>
                              <a:gd name="adj1" fmla="val 26745"/>
                              <a:gd name="adj2" fmla="val -4167"/>
                              <a:gd name="adj3" fmla="val 26745"/>
                              <a:gd name="adj4" fmla="val -45417"/>
                              <a:gd name="adj5" fmla="val 58394"/>
                              <a:gd name="adj6" fmla="val -87222"/>
                            </a:avLst>
                          </a:prstGeom>
                          <a:solidFill>
                            <a:srgbClr val="FFFFFF"/>
                          </a:solidFill>
                          <a:ln w="9525">
                            <a:solidFill>
                              <a:srgbClr val="000000"/>
                            </a:solidFill>
                            <a:miter lim="800000"/>
                            <a:headEnd/>
                            <a:tailEnd/>
                          </a:ln>
                        </wps:spPr>
                        <wps:txbx>
                          <w:txbxContent>
                            <w:p w:rsidR="00617500" w:rsidRDefault="00617500" w:rsidP="003B415D">
                              <w:pPr>
                                <w:ind w:left="100" w:right="100"/>
                              </w:pPr>
                              <w:r>
                                <w:t>ダブルクリックすると作業履歴画面が表示されます。</w:t>
                              </w:r>
                            </w:p>
                          </w:txbxContent>
                        </wps:txbx>
                        <wps:bodyPr rot="0" vert="horz" wrap="square" lIns="74295" tIns="8890" rIns="74295" bIns="8890" anchor="t" anchorCtr="0" upright="1">
                          <a:noAutofit/>
                        </wps:bodyPr>
                      </wps:wsp>
                    </wpc:wpc>
                  </a:graphicData>
                </a:graphic>
              </wp:inline>
            </w:drawing>
          </mc:Choice>
          <mc:Fallback>
            <w:pict>
              <v:group id="キャンバス 67" o:spid="_x0000_s1066" editas="canvas" style="width:402.15pt;height:152.9pt;mso-position-horizontal-relative:char;mso-position-vertical-relative:line" coordsize="51073,19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">
                <v:shape id="_x0000_s1067" type="#_x0000_t75" style="position:absolute;width:51073;height:19418;visibility:visible;mso-wrap-style:square">
                  <v:fill o:detectmouseclick="t"/>
                  <v:path o:connecttype="none"/>
                </v:shape>
                <v:shape id="Picture 464" o:spid="_x0000_s1068" type="#_x0000_t75" alt="ScreenShot00030" style="position:absolute;top:224;width:29707;height:19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3Y9HBAAAA3AAAAA8AAABkcnMvZG93bnJldi54bWxET9uKwjAQfV/wH8IIvq2pC8paTUUXlD6p&#10;6/oBYzO9YDMpTbT1740g7NscznWWq97U4k6tqywrmIwjEMSZ1RUXCs5/289vEM4ja6wtk4IHOVgl&#10;g48lxtp2/Ev3ky9ECGEXo4LS+yaW0mUlGXRj2xAHLretQR9gW0jdYhfCTS2/omgmDVYcGkps6Kek&#10;7Hq6GQXN/niZdfP9YTNJq3q6O8o0R6nUaNivFyA89f5f/HanOsyP5vB6Jlwgk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N3Y9HBAAAA3AAAAA8AAAAAAAAAAAAAAAAAnwIA&#10;AGRycy9kb3ducmV2LnhtbFBLBQYAAAAABAAEAPcAAACNAwAAAAA=&#10;">
                  <v:imagedata r:id="rId65" o:title="ScreenShot00030"/>
                </v:shape>
                <v:roundrect id="AutoShape 70" o:spid="_x0000_s1069" style="position:absolute;left:287;top:9205;width:14454;height:352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Y+m8IA&#10;AADcAAAADwAAAGRycy9kb3ducmV2LnhtbESPzarCQAyF9xd8hyGCu+tUQZHqKCoIbuRSf/ahE9ti&#10;J1M6Y61vbxYX3CWck3O+rDa9q1VHbag8G5iME1DEubcVFwaul8PvAlSIyBZrz2TgTQE268HPClPr&#10;X5xRd46FkhAOKRooY2xSrUNeksMw9g2xaHffOoyytoW2Lb4k3NV6miRz7bBiaSixoX1J+eP8dAa2&#10;s+6W/d2z6rg7XRp9WOxn/vE2ZjTst0tQkfr4Nf9fH63gTwRfnpEJ9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j6bwgAAANwAAAAPAAAAAAAAAAAAAAAAAJgCAABkcnMvZG93&#10;bnJldi54bWxQSwUGAAAAAAQABAD1AAAAhwMAAAAA&#10;" filled="f" strokecolor="red">
                  <v:textbox inset="5.85pt,.7pt,5.85pt,.7pt"/>
                </v:roundrect>
                <v:shape id="AutoShape 71" o:spid="_x0000_s1070" type="#_x0000_t48" style="position:absolute;left:29869;top:8629;width:18288;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jjcIA&#10;AADcAAAADwAAAGRycy9kb3ducmV2LnhtbERP22rCQBB9F/oPyxT6ppsEKjV1FRECEkrFC/g6ZKdJ&#10;MDsbs2uS/n1XEPo2h3Od5Xo0jeipc7VlBfEsAkFcWF1zqeB8yqYfIJxH1thYJgW/5GC9epksMdV2&#10;4AP1R1+KEMIuRQWV920qpSsqMuhmtiUO3I/tDPoAu1LqDocQbhqZRNFcGqw5NFTY0rai4nq8GwVJ&#10;5rWR5+vixvl4eN9c+vz7a6/U2+u4+QThafT/4qd7p8P8OIbHM+EC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SONwgAAANwAAAAPAAAAAAAAAAAAAAAAAJgCAABkcnMvZG93&#10;bnJldi54bWxQSwUGAAAAAAQABAD1AAAAhwMAAAAA&#10;" adj="-18840,12613,-9810,5777,-900,5777">
                  <v:textbox inset="5.85pt,.7pt,5.85pt,.7pt">
                    <w:txbxContent>
                      <w:p w:rsidR="00617500" w:rsidRDefault="00617500" w:rsidP="003B415D">
                        <w:pPr>
                          <w:ind w:left="100" w:right="100"/>
                        </w:pPr>
                        <w:r>
                          <w:t>ダブルクリックすると作業履歴画面が表示されます。</w:t>
                        </w:r>
                      </w:p>
                    </w:txbxContent>
                  </v:textbox>
                  <o:callout v:ext="edit" minusy="t"/>
                </v:shape>
                <w10:anchorlock/>
              </v:group>
            </w:pict>
          </mc:Fallback>
        </mc:AlternateContent>
      </w:r>
    </w:p>
    <w:p w:rsidR="001D5E06" w:rsidRDefault="004A3E6A">
      <w:pPr>
        <w:pStyle w:val="a4"/>
        <w:widowControl/>
        <w:numPr>
          <w:ilvl w:val="0"/>
          <w:numId w:val="8"/>
        </w:numPr>
        <w:snapToGrid/>
        <w:ind w:leftChars="0" w:right="100"/>
      </w:pPr>
      <w:r>
        <w:lastRenderedPageBreak/>
        <w:t>作業履歴画面</w:t>
      </w:r>
      <w:r w:rsidR="00980F12">
        <w:t>が表示されます。</w:t>
      </w:r>
      <w:r w:rsidR="0056421E">
        <w:br/>
      </w:r>
      <w:r w:rsidR="00EB37B9">
        <w:rPr>
          <w:noProof/>
        </w:rPr>
        <mc:AlternateContent>
          <mc:Choice Requires="wpc">
            <w:drawing>
              <wp:inline distT="0" distB="0" distL="0" distR="0">
                <wp:extent cx="5687060" cy="3413760"/>
                <wp:effectExtent l="0" t="0" r="9525" b="0"/>
                <wp:docPr id="210" name="キャンバス 2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1" name="Picture 465" descr="ScreenShot0003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77233" cy="3412010"/>
                          </a:xfrm>
                          <a:prstGeom prst="rect">
                            <a:avLst/>
                          </a:prstGeom>
                          <a:noFill/>
                          <a:extLst>
                            <a:ext uri="{909E8E84-426E-40DD-AFC4-6F175D3DCCD1}">
                              <a14:hiddenFill xmlns:a14="http://schemas.microsoft.com/office/drawing/2010/main">
                                <a:solidFill>
                                  <a:srgbClr val="FFFFFF"/>
                                </a:solidFill>
                              </a14:hiddenFill>
                            </a:ext>
                          </a:extLst>
                        </pic:spPr>
                      </pic:pic>
                      <wps:wsp>
                        <wps:cNvPr id="102" name="AutoShape 504"/>
                        <wps:cNvSpPr>
                          <a:spLocks/>
                        </wps:cNvSpPr>
                        <wps:spPr bwMode="auto">
                          <a:xfrm>
                            <a:off x="3115238" y="460302"/>
                            <a:ext cx="2066908" cy="373667"/>
                          </a:xfrm>
                          <a:prstGeom prst="borderCallout1">
                            <a:avLst>
                              <a:gd name="adj1" fmla="val 30611"/>
                              <a:gd name="adj2" fmla="val -3685"/>
                              <a:gd name="adj3" fmla="val -2722"/>
                              <a:gd name="adj4" fmla="val -25806"/>
                            </a:avLst>
                          </a:prstGeom>
                          <a:solidFill>
                            <a:srgbClr val="FFFFFF"/>
                          </a:solidFill>
                          <a:ln w="9525">
                            <a:solidFill>
                              <a:srgbClr val="000000"/>
                            </a:solidFill>
                            <a:miter lim="800000"/>
                            <a:headEnd/>
                            <a:tailEnd/>
                          </a:ln>
                        </wps:spPr>
                        <wps:txbx>
                          <w:txbxContent>
                            <w:p w:rsidR="00617500" w:rsidRDefault="00617500" w:rsidP="003D7E2E">
                              <w:pPr>
                                <w:ind w:leftChars="25" w:right="100"/>
                              </w:pPr>
                              <w:r>
                                <w:rPr>
                                  <w:rFonts w:hint="eastAsia"/>
                                </w:rPr>
                                <w:t>お気に入り登録した試験車の作業履歴を呼び出せます。</w:t>
                              </w:r>
                            </w:p>
                          </w:txbxContent>
                        </wps:txbx>
                        <wps:bodyPr rot="0" vert="horz" wrap="square" lIns="74295" tIns="8890" rIns="74295" bIns="8890" anchor="t" anchorCtr="0" upright="1">
                          <a:noAutofit/>
                        </wps:bodyPr>
                      </wps:wsp>
                      <wps:wsp>
                        <wps:cNvPr id="103" name="AutoShape 505"/>
                        <wps:cNvSpPr>
                          <a:spLocks/>
                        </wps:cNvSpPr>
                        <wps:spPr bwMode="auto">
                          <a:xfrm>
                            <a:off x="810312" y="805091"/>
                            <a:ext cx="1582121" cy="218775"/>
                          </a:xfrm>
                          <a:prstGeom prst="borderCallout1">
                            <a:avLst>
                              <a:gd name="adj1" fmla="val 52324"/>
                              <a:gd name="adj2" fmla="val -4815"/>
                              <a:gd name="adj3" fmla="val 204361"/>
                              <a:gd name="adj4" fmla="val -19866"/>
                            </a:avLst>
                          </a:prstGeom>
                          <a:solidFill>
                            <a:srgbClr val="FFFFFF"/>
                          </a:solidFill>
                          <a:ln w="9525">
                            <a:solidFill>
                              <a:srgbClr val="000000"/>
                            </a:solidFill>
                            <a:miter lim="800000"/>
                            <a:headEnd/>
                            <a:tailEnd/>
                          </a:ln>
                        </wps:spPr>
                        <wps:txbx>
                          <w:txbxContent>
                            <w:p w:rsidR="00617500" w:rsidRDefault="00617500">
                              <w:pPr>
                                <w:ind w:left="100" w:right="100"/>
                              </w:pPr>
                              <w:r>
                                <w:rPr>
                                  <w:rFonts w:hint="eastAsia"/>
                                </w:rPr>
                                <w:t>行追加・行削除します。</w:t>
                              </w:r>
                            </w:p>
                          </w:txbxContent>
                        </wps:txbx>
                        <wps:bodyPr rot="0" vert="horz" wrap="square" lIns="74295" tIns="8890" rIns="74295" bIns="8890" anchor="t" anchorCtr="0" upright="1">
                          <a:noAutofit/>
                        </wps:bodyPr>
                      </wps:wsp>
                      <wps:wsp>
                        <wps:cNvPr id="104" name="AutoShape 507"/>
                        <wps:cNvCnPr>
                          <a:cxnSpLocks noChangeShapeType="1"/>
                        </wps:cNvCnPr>
                        <wps:spPr bwMode="auto">
                          <a:xfrm flipH="1">
                            <a:off x="1067582" y="1002863"/>
                            <a:ext cx="218767" cy="286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AutoShape 508"/>
                        <wps:cNvSpPr>
                          <a:spLocks/>
                        </wps:cNvSpPr>
                        <wps:spPr bwMode="auto">
                          <a:xfrm>
                            <a:off x="2953351" y="1146379"/>
                            <a:ext cx="1571620" cy="371042"/>
                          </a:xfrm>
                          <a:prstGeom prst="borderCallout1">
                            <a:avLst>
                              <a:gd name="adj1" fmla="val 30769"/>
                              <a:gd name="adj2" fmla="val -4847"/>
                              <a:gd name="adj3" fmla="val 48718"/>
                              <a:gd name="adj4" fmla="val -50907"/>
                            </a:avLst>
                          </a:prstGeom>
                          <a:solidFill>
                            <a:srgbClr val="FFFFFF"/>
                          </a:solidFill>
                          <a:ln w="9525">
                            <a:solidFill>
                              <a:srgbClr val="000000"/>
                            </a:solidFill>
                            <a:miter lim="800000"/>
                            <a:headEnd/>
                            <a:tailEnd/>
                          </a:ln>
                        </wps:spPr>
                        <wps:txbx>
                          <w:txbxContent>
                            <w:p w:rsidR="00617500" w:rsidRDefault="00617500" w:rsidP="003D7E2E">
                              <w:pPr>
                                <w:ind w:leftChars="0" w:left="0" w:right="100"/>
                              </w:pPr>
                              <w:r>
                                <w:rPr>
                                  <w:rFonts w:hint="eastAsia"/>
                                </w:rPr>
                                <w:t>選択した行の文字の色を黒か赤に変更します。</w:t>
                              </w:r>
                            </w:p>
                          </w:txbxContent>
                        </wps:txbx>
                        <wps:bodyPr rot="0" vert="horz" wrap="square" lIns="74295" tIns="8890" rIns="74295" bIns="8890" anchor="t" anchorCtr="0" upright="1">
                          <a:noAutofit/>
                        </wps:bodyPr>
                      </wps:wsp>
                      <wps:wsp>
                        <wps:cNvPr id="107" name="AutoShape 509"/>
                        <wps:cNvSpPr>
                          <a:spLocks/>
                        </wps:cNvSpPr>
                        <wps:spPr bwMode="auto">
                          <a:xfrm>
                            <a:off x="2067783" y="2794190"/>
                            <a:ext cx="1493739" cy="418297"/>
                          </a:xfrm>
                          <a:prstGeom prst="borderCallout1">
                            <a:avLst>
                              <a:gd name="adj1" fmla="val 27315"/>
                              <a:gd name="adj2" fmla="val -5102"/>
                              <a:gd name="adj3" fmla="val 81792"/>
                              <a:gd name="adj4" fmla="val -59199"/>
                            </a:avLst>
                          </a:prstGeom>
                          <a:solidFill>
                            <a:srgbClr val="FFFFFF"/>
                          </a:solidFill>
                          <a:ln w="9525">
                            <a:solidFill>
                              <a:srgbClr val="000000"/>
                            </a:solidFill>
                            <a:miter lim="800000"/>
                            <a:headEnd/>
                            <a:tailEnd/>
                          </a:ln>
                        </wps:spPr>
                        <wps:txbx>
                          <w:txbxContent>
                            <w:p w:rsidR="00617500" w:rsidRDefault="00617500" w:rsidP="003D7E2E">
                              <w:pPr>
                                <w:ind w:leftChars="0" w:left="0" w:right="100"/>
                              </w:pPr>
                              <w:r>
                                <w:rPr>
                                  <w:rFonts w:hint="eastAsia"/>
                                </w:rPr>
                                <w:t>現在の作業履歴を</w:t>
                              </w:r>
                            </w:p>
                            <w:p w:rsidR="00617500" w:rsidRDefault="00617500" w:rsidP="003D7E2E">
                              <w:pPr>
                                <w:ind w:leftChars="0" w:left="0" w:right="100"/>
                              </w:pPr>
                              <w:r>
                                <w:rPr>
                                  <w:rFonts w:hint="eastAsia"/>
                                </w:rPr>
                                <w:t>お気に入り登録します。</w:t>
                              </w:r>
                            </w:p>
                          </w:txbxContent>
                        </wps:txbx>
                        <wps:bodyPr rot="0" vert="horz" wrap="square" lIns="74295" tIns="8890" rIns="74295" bIns="8890" anchor="t" anchorCtr="0" upright="1">
                          <a:noAutofit/>
                        </wps:bodyPr>
                      </wps:wsp>
                      <wps:wsp>
                        <wps:cNvPr id="108" name="AutoShape 510"/>
                        <wps:cNvSpPr>
                          <a:spLocks/>
                        </wps:cNvSpPr>
                        <wps:spPr bwMode="auto">
                          <a:xfrm>
                            <a:off x="4772615" y="2662925"/>
                            <a:ext cx="914445" cy="464677"/>
                          </a:xfrm>
                          <a:prstGeom prst="borderCallout1">
                            <a:avLst>
                              <a:gd name="adj1" fmla="val 24625"/>
                              <a:gd name="adj2" fmla="val -8333"/>
                              <a:gd name="adj3" fmla="val 93843"/>
                              <a:gd name="adj4" fmla="val -32292"/>
                            </a:avLst>
                          </a:prstGeom>
                          <a:solidFill>
                            <a:srgbClr val="FFFFFF"/>
                          </a:solidFill>
                          <a:ln w="9525">
                            <a:solidFill>
                              <a:srgbClr val="000000"/>
                            </a:solidFill>
                            <a:miter lim="800000"/>
                            <a:headEnd/>
                            <a:tailEnd/>
                          </a:ln>
                        </wps:spPr>
                        <wps:txbx>
                          <w:txbxContent>
                            <w:p w:rsidR="00617500" w:rsidRDefault="00617500">
                              <w:pPr>
                                <w:ind w:left="100" w:right="100"/>
                              </w:pPr>
                              <w:r>
                                <w:rPr>
                                  <w:rFonts w:hint="eastAsia"/>
                                </w:rPr>
                                <w:t>ウィンドウを閉じます。</w:t>
                              </w:r>
                            </w:p>
                          </w:txbxContent>
                        </wps:txbx>
                        <wps:bodyPr rot="0" vert="horz" wrap="square" lIns="74295" tIns="8890" rIns="74295" bIns="8890" anchor="t" anchorCtr="0" upright="1">
                          <a:noAutofit/>
                        </wps:bodyPr>
                      </wps:wsp>
                    </wpc:wpc>
                  </a:graphicData>
                </a:graphic>
              </wp:inline>
            </w:drawing>
          </mc:Choice>
          <mc:Fallback>
            <w:pict>
              <v:group id="キャンバス 210" o:spid="_x0000_s1071" editas="canvas" style="width:447.8pt;height:268.8pt;mso-position-horizontal-relative:char;mso-position-vertical-relative:line" coordsize="56870,34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">
                <v:shape id="_x0000_s1072" type="#_x0000_t75" style="position:absolute;width:56870;height:34137;visibility:visible;mso-wrap-style:square">
                  <v:fill o:detectmouseclick="t"/>
                  <v:path o:connecttype="none"/>
                </v:shape>
                <v:shape id="Picture 465" o:spid="_x0000_s1073" type="#_x0000_t75" alt="ScreenShot00033" style="position:absolute;width:46772;height:34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sqFe/AAAA3AAAAA8AAABkcnMvZG93bnJldi54bWxEj82KAjEQhO+C7xBa8KaJHmQZjaLigldn&#10;Fa/NpOcHk84wyer49kYQvHVT1fVVrza9s+JOXWg8a5hNFQjiwpuGKw3nv9/JD4gQkQ1az6ThSQE2&#10;6+FghZnxDz7RPY+VSCEcMtRQx9hmUoaiJodh6lvipJW+cxjT2lXSdPhI4c7KuVIL6bDhRKixpX1N&#10;xS3/dwli84s5ers97C+lUVeWttxJrcejfrsEEamPX/Pn+mhSfTWD9zNpArl+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RbKhXvwAAANwAAAAPAAAAAAAAAAAAAAAAAJ8CAABk&#10;cnMvZG93bnJldi54bWxQSwUGAAAAAAQABAD3AAAAiwMAAAAA&#10;">
                  <v:imagedata r:id="rId67" o:title="ScreenShot00033"/>
                </v:shape>
                <v:shape id="AutoShape 504" o:spid="_x0000_s1074" type="#_x0000_t47" style="position:absolute;left:31152;top:4603;width:20669;height:3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d+zMEA&#10;AADcAAAADwAAAGRycy9kb3ducmV2LnhtbERPS4vCMBC+C/sfwix403R9LGs1igiKF/HRZc9DM33Q&#10;ZlKarNZ/bwTB23x8z1msOlOLK7WutKzgaxiBIE6tLjlX8JtsBz8gnEfWWFsmBXdysFp+9BYYa3vj&#10;M10vPhchhF2MCgrvm1hKlxZk0A1tQxy4zLYGfYBtLnWLtxBuajmKom9psOTQUGBDm4LS6vJvFJzX&#10;1Wk8zRLLk3xzOCZV9jfbSaX6n916DsJT59/il3uvw/xoBM9nwgV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HfszBAAAA3AAAAA8AAAAAAAAAAAAAAAAAmAIAAGRycy9kb3du&#10;cmV2LnhtbFBLBQYAAAAABAAEAPUAAACGAwAAAAA=&#10;" adj="-5574,-588,-796,6612">
                  <v:textbox inset="5.85pt,.7pt,5.85pt,.7pt">
                    <w:txbxContent>
                      <w:p w:rsidR="00617500" w:rsidRDefault="00617500" w:rsidP="003D7E2E">
                        <w:pPr>
                          <w:ind w:leftChars="25" w:right="100"/>
                        </w:pPr>
                        <w:r>
                          <w:rPr>
                            <w:rFonts w:hint="eastAsia"/>
                          </w:rPr>
                          <w:t>お気に入り登録した試験車の作業履歴を呼び出せます。</w:t>
                        </w:r>
                      </w:p>
                    </w:txbxContent>
                  </v:textbox>
                </v:shape>
                <v:shape id="AutoShape 505" o:spid="_x0000_s1075" type="#_x0000_t47" style="position:absolute;left:8103;top:8050;width:15821;height:2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Mc9cMA&#10;AADcAAAADwAAAGRycy9kb3ducmV2LnhtbERPTWvCQBC9F/wPywi9iNm0VQlpNlIKBU+CRtDjsDsm&#10;odnZNLua9N93C4Xe5vE+p9hOthN3GnzrWMFTkoIg1s60XCs4VR/LDIQPyAY7x6Tgmzxsy9lDgblx&#10;Ix/ofgy1iCHsc1TQhNDnUnrdkEWfuJ44clc3WAwRDrU0A44x3HbyOU030mLLsaHBnt4b0p/Hm1Uw&#10;6cN+fVvsFqv2q95nWrtztboo9Tif3l5BBJrCv/jPvTNxfvoCv8/EC2T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Mc9cMAAADcAAAADwAAAAAAAAAAAAAAAACYAgAAZHJzL2Rv&#10;d25yZXYueG1sUEsFBgAAAAAEAAQA9QAAAIgDAAAAAA==&#10;" adj="-4291,44142,-1040,11302">
                  <v:textbox inset="5.85pt,.7pt,5.85pt,.7pt">
                    <w:txbxContent>
                      <w:p w:rsidR="00617500" w:rsidRDefault="00617500">
                        <w:pPr>
                          <w:ind w:left="100" w:right="100"/>
                        </w:pPr>
                        <w:r>
                          <w:rPr>
                            <w:rFonts w:hint="eastAsia"/>
                          </w:rPr>
                          <w:t>行追加・行削除します。</w:t>
                        </w:r>
                      </w:p>
                    </w:txbxContent>
                  </v:textbox>
                  <o:callout v:ext="edit" minusy="t"/>
                </v:shape>
                <v:shapetype id="_x0000_t32" coordsize="21600,21600" o:spt="32" o:oned="t" path="m,l21600,21600e" filled="f">
                  <v:path arrowok="t" fillok="f" o:connecttype="none"/>
                  <o:lock v:ext="edit" shapetype="t"/>
                </v:shapetype>
                <v:shape id="AutoShape 507" o:spid="_x0000_s1076" type="#_x0000_t32" style="position:absolute;left:10675;top:10028;width:2188;height:28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IEq8IAAADcAAAADwAAAGRycy9kb3ducmV2LnhtbERPTYvCMBC9L/gfwgh7WTStyCLVKCII&#10;4mFhtQePQzK2xWZSk1i7/36zIOxtHu9zVpvBtqInHxrHCvJpBoJYO9NwpaA87ycLECEiG2wdk4If&#10;CrBZj95WWBj35G/qT7ESKYRDgQrqGLtCyqBrshimriNO3NV5izFBX0nj8ZnCbStnWfYpLTacGmrs&#10;aFeTvp0eVkFzLL/K/uMevV4c84vPw/nSaqXex8N2CSLSEP/FL/fBpPnZHP6eSR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bIEq8IAAADcAAAADwAAAAAAAAAAAAAA&#10;AAChAgAAZHJzL2Rvd25yZXYueG1sUEsFBgAAAAAEAAQA+QAAAJADAAAAAA==&#10;"/>
                <v:shape id="AutoShape 508" o:spid="_x0000_s1077" type="#_x0000_t47" style="position:absolute;left:29533;top:11463;width:15716;height:3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DOUMIA&#10;AADcAAAADwAAAGRycy9kb3ducmV2LnhtbERP32vCMBB+F/Y/hBvszaYqU9cZZQjC2MPQbvh8NGdb&#10;llxKEmu3v34RBN/u4/t5q81gjejJh9axgkmWgyCunG65VvD9tRsvQYSIrNE4JgW/FGCzfhitsNDu&#10;wgfqy1iLFMKhQAVNjF0hZagashgy1xEn7uS8xZigr6X2eEnh1shpns+lxZZTQ4MdbRuqfsqzVVBN&#10;dXdcmP3k5P3sOdqPl/7zTyv19Di8vYKINMS7+OZ+12l+PofrM+kC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UM5QwgAAANwAAAAPAAAAAAAAAAAAAAAAAJgCAABkcnMvZG93&#10;bnJldi54bWxQSwUGAAAAAAQABAD1AAAAhwMAAAAA&#10;" adj="-10996,10523,-1047,6646">
                  <v:textbox inset="5.85pt,.7pt,5.85pt,.7pt">
                    <w:txbxContent>
                      <w:p w:rsidR="00617500" w:rsidRDefault="00617500" w:rsidP="003D7E2E">
                        <w:pPr>
                          <w:ind w:leftChars="0" w:left="0" w:right="100"/>
                        </w:pPr>
                        <w:r>
                          <w:rPr>
                            <w:rFonts w:hint="eastAsia"/>
                          </w:rPr>
                          <w:t>選択した行の文字の色を黒か赤に変更します。</w:t>
                        </w:r>
                      </w:p>
                    </w:txbxContent>
                  </v:textbox>
                  <o:callout v:ext="edit" minusy="t"/>
                </v:shape>
                <v:shape id="AutoShape 509" o:spid="_x0000_s1078" type="#_x0000_t47" style="position:absolute;left:20677;top:27941;width:14938;height:4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IYw8IA&#10;AADcAAAADwAAAGRycy9kb3ducmV2LnhtbERPS2sCMRC+C/0PYQq9aVIp6m6NIkWhoBcfh/Y2bKbZ&#10;ZTeTZRN1+++NIHibj+8582XvGnGhLlSeNbyPFAjiwpuKrYbTcTOcgQgR2WDjmTT8U4Dl4mUwx9z4&#10;K+/pcohWpBAOOWooY2xzKUNRksMw8i1x4v585zAm2FlpOrymcNfIsVIT6bDi1FBiS18lFfXh7DSM&#10;d9vsY2ejVRlPsv15Vde/P2ut31771SeISH18ih/ub5Pmqyncn0kXy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EhjDwgAAANwAAAAPAAAAAAAAAAAAAAAAAJgCAABkcnMvZG93&#10;bnJldi54bWxQSwUGAAAAAAQABAD1AAAAhwMAAAAA&#10;" adj="-12787,17667,-1102,5900">
                  <v:textbox inset="5.85pt,.7pt,5.85pt,.7pt">
                    <w:txbxContent>
                      <w:p w:rsidR="00617500" w:rsidRDefault="00617500" w:rsidP="003D7E2E">
                        <w:pPr>
                          <w:ind w:leftChars="0" w:left="0" w:right="100"/>
                        </w:pPr>
                        <w:r>
                          <w:rPr>
                            <w:rFonts w:hint="eastAsia"/>
                          </w:rPr>
                          <w:t>現在の作業履歴を</w:t>
                        </w:r>
                      </w:p>
                      <w:p w:rsidR="00617500" w:rsidRDefault="00617500" w:rsidP="003D7E2E">
                        <w:pPr>
                          <w:ind w:leftChars="0" w:left="0" w:right="100"/>
                        </w:pPr>
                        <w:r>
                          <w:rPr>
                            <w:rFonts w:hint="eastAsia"/>
                          </w:rPr>
                          <w:t>お気に入り登録します。</w:t>
                        </w:r>
                      </w:p>
                    </w:txbxContent>
                  </v:textbox>
                  <o:callout v:ext="edit" minusy="t"/>
                </v:shape>
                <v:shape id="AutoShape 510" o:spid="_x0000_s1079" type="#_x0000_t47" style="position:absolute;left:47726;top:26629;width:9144;height:4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JhY8UA&#10;AADcAAAADwAAAGRycy9kb3ducmV2LnhtbESPT2vCQBDF70K/wzIFb7ppQJHUVVpBUbz4p5Yep9lp&#10;EpqdDdlV47d3DoK3Gd6b934znXeuVhdqQ+XZwNswAUWce1txYeDruBxMQIWIbLH2TAZuFGA+e+lN&#10;MbP+ynu6HGKhJIRDhgbKGJtM65CX5DAMfUMs2p9vHUZZ20LbFq8S7mqdJslYO6xYGkpsaFFS/n84&#10;OwOr0c/mM+XtbVf/7jZbst/xdEqN6b92H++gInXxaX5cr63gJ0Irz8gEe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kmFjxQAAANwAAAAPAAAAAAAAAAAAAAAAAJgCAABkcnMv&#10;ZG93bnJldi54bWxQSwUGAAAAAAQABAD1AAAAigMAAAAA&#10;" adj="-6975,20270,,5319">
                  <v:textbox inset="5.85pt,.7pt,5.85pt,.7pt">
                    <w:txbxContent>
                      <w:p w:rsidR="00617500" w:rsidRDefault="00617500">
                        <w:pPr>
                          <w:ind w:left="100" w:right="100"/>
                        </w:pPr>
                        <w:r>
                          <w:rPr>
                            <w:rFonts w:hint="eastAsia"/>
                          </w:rPr>
                          <w:t>ウィンドウを閉じます。</w:t>
                        </w:r>
                      </w:p>
                    </w:txbxContent>
                  </v:textbox>
                  <o:callout v:ext="edit" minusy="t"/>
                </v:shape>
                <w10:anchorlock/>
              </v:group>
            </w:pict>
          </mc:Fallback>
        </mc:AlternateContent>
      </w:r>
    </w:p>
    <w:p w:rsidR="00D36C3A" w:rsidRDefault="00D36C3A" w:rsidP="0071315D">
      <w:pPr>
        <w:pStyle w:val="a4"/>
        <w:widowControl/>
        <w:numPr>
          <w:ilvl w:val="0"/>
          <w:numId w:val="8"/>
        </w:numPr>
        <w:snapToGrid/>
        <w:ind w:leftChars="0" w:right="100"/>
      </w:pPr>
      <w:r>
        <w:t>車両の作業履歴を入力し、「登録」ボタンを押下します。</w:t>
      </w:r>
    </w:p>
    <w:p w:rsidR="004A3E6A" w:rsidRDefault="00D36C3A" w:rsidP="0071315D">
      <w:pPr>
        <w:pStyle w:val="a4"/>
        <w:widowControl/>
        <w:numPr>
          <w:ilvl w:val="0"/>
          <w:numId w:val="8"/>
        </w:numPr>
        <w:snapToGrid/>
        <w:ind w:leftChars="0" w:right="100"/>
      </w:pPr>
      <w:r>
        <w:t>「登録しました。」と表示されれば、登録完了です。</w:t>
      </w:r>
      <w:r w:rsidR="00980F12">
        <w:br/>
      </w:r>
    </w:p>
    <w:p w:rsidR="004A3E6A" w:rsidRDefault="004A3E6A" w:rsidP="002B4A10">
      <w:pPr>
        <w:widowControl/>
        <w:snapToGrid/>
        <w:ind w:left="100" w:right="100"/>
      </w:pPr>
    </w:p>
    <w:p w:rsidR="00980F12" w:rsidRDefault="00980F12" w:rsidP="00980F12">
      <w:pPr>
        <w:pStyle w:val="12"/>
        <w:ind w:right="200"/>
      </w:pPr>
      <w:bookmarkStart w:id="22" w:name="_Toc522271426"/>
      <w:r>
        <w:t>最終調整結果の確認</w:t>
      </w:r>
      <w:bookmarkEnd w:id="22"/>
    </w:p>
    <w:p w:rsidR="00980F12" w:rsidRDefault="00980F12" w:rsidP="002B4A10">
      <w:pPr>
        <w:widowControl/>
        <w:snapToGrid/>
        <w:ind w:left="100" w:right="100"/>
      </w:pPr>
      <w:r>
        <w:rPr>
          <w:rFonts w:hint="eastAsia"/>
        </w:rPr>
        <w:t>調整会議で</w:t>
      </w:r>
      <w:r w:rsidR="006F6D45">
        <w:rPr>
          <w:rFonts w:hint="eastAsia"/>
        </w:rPr>
        <w:t>ス</w:t>
      </w:r>
      <w:r>
        <w:rPr>
          <w:rFonts w:hint="eastAsia"/>
        </w:rPr>
        <w:t>ケジュールが確定（本予約）されると、本予約のスケジュールが表示されます。</w:t>
      </w:r>
      <w:r>
        <w:br/>
      </w:r>
      <w:r w:rsidR="00EB37B9">
        <w:rPr>
          <w:noProof/>
        </w:rPr>
        <mc:AlternateContent>
          <mc:Choice Requires="wpc">
            <w:drawing>
              <wp:inline distT="0" distB="0" distL="0" distR="0">
                <wp:extent cx="5403850" cy="1640205"/>
                <wp:effectExtent l="0" t="0" r="1270" b="0"/>
                <wp:docPr id="100" name="キャンバス 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98" name="Picture 486" descr="ScreenShot0004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3850" cy="1188541"/>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2F5550C" id="キャンバス 73" o:spid="_x0000_s1026" editas="canvas" style="width:425.5pt;height:129.15pt;mso-position-horizontal-relative:char;mso-position-vertical-relative:line" coordsize="54038,164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">
                <v:shape id="_x0000_s1027" type="#_x0000_t75" style="position:absolute;width:54038;height:16402;visibility:visible;mso-wrap-style:square">
                  <v:fill o:detectmouseclick="t"/>
                  <v:path o:connecttype="none"/>
                </v:shape>
                <v:shape id="Picture 486" o:spid="_x0000_s1028" type="#_x0000_t75" alt="ScreenShot00048" style="position:absolute;width:54038;height:118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EpqLBAAAA2wAAAA8AAABkcnMvZG93bnJldi54bWxET8tqAjEU3Rf6D+EK7pyMgqVOjSJFwUU3&#10;vtvdZXI7D5ObYRJ19OubhdDl4byn884acaXWV44VDJMUBHHudMWFgv1uNXgH4QOyRuOYFNzJw3z2&#10;+jLFTLsbb+i6DYWIIewzVFCG0GRS+rwkiz5xDXHkfl1rMUTYFlK3eIvh1shRmr5JixXHhhIb+iwp&#10;P28vVsEpHHlnltb8bOrx0h6+Hmn9XSvV73WLDxCBuvAvfrrXWsEkjo1f4g+Qs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zEpqLBAAAA2wAAAA8AAAAAAAAAAAAAAAAAnwIA&#10;AGRycy9kb3ducmV2LnhtbFBLBQYAAAAABAAEAPcAAACNAwAAAAA=&#10;">
                  <v:imagedata r:id="rId69" o:title="ScreenShot00048"/>
                </v:shape>
                <w10:anchorlock/>
              </v:group>
            </w:pict>
          </mc:Fallback>
        </mc:AlternateContent>
      </w:r>
    </w:p>
    <w:p w:rsidR="00980F12" w:rsidRDefault="00980F12" w:rsidP="002B4A10">
      <w:pPr>
        <w:widowControl/>
        <w:snapToGrid/>
        <w:ind w:left="100" w:right="100"/>
      </w:pPr>
      <w:r>
        <w:t>「使用部署要望案」では、仮予約したスケジュールと本予約のスケジュール両方が表示さ</w:t>
      </w:r>
      <w:r w:rsidR="00394DD1">
        <w:rPr>
          <w:rFonts w:hint="eastAsia"/>
        </w:rPr>
        <w:t>れ</w:t>
      </w:r>
      <w:r>
        <w:t>ます。</w:t>
      </w:r>
    </w:p>
    <w:p w:rsidR="00980F12" w:rsidRDefault="00980F12" w:rsidP="002B4A10">
      <w:pPr>
        <w:widowControl/>
        <w:snapToGrid/>
        <w:ind w:left="100" w:right="100"/>
      </w:pPr>
      <w:r>
        <w:t>「最終調整結果」では、本予約のスケジュールのみ表示されます。</w:t>
      </w:r>
    </w:p>
    <w:p w:rsidR="00980F12" w:rsidRDefault="00980F12" w:rsidP="002B4A10">
      <w:pPr>
        <w:widowControl/>
        <w:snapToGrid/>
        <w:ind w:left="100" w:right="100"/>
      </w:pPr>
      <w:r>
        <w:t xml:space="preserve">※ </w:t>
      </w:r>
      <w:r>
        <w:t>本予約のスケジュールは変更できません。変更が必用な場合、各車両管理車へ問合せください。</w:t>
      </w:r>
    </w:p>
    <w:p w:rsidR="00980F12" w:rsidRPr="008059A1" w:rsidRDefault="00980F12" w:rsidP="002B4A10">
      <w:pPr>
        <w:widowControl/>
        <w:snapToGrid/>
        <w:ind w:left="100" w:right="100"/>
      </w:pPr>
    </w:p>
    <w:p w:rsidR="002B4A10" w:rsidRDefault="002B4A10" w:rsidP="002B4A10">
      <w:pPr>
        <w:pStyle w:val="4"/>
        <w:spacing w:before="180" w:after="180"/>
        <w:ind w:left="100" w:right="100"/>
      </w:pPr>
      <w:bookmarkStart w:id="23" w:name="_Toc522271427"/>
      <w:r>
        <w:lastRenderedPageBreak/>
        <w:t>外製車日程</w:t>
      </w:r>
      <w:bookmarkEnd w:id="23"/>
    </w:p>
    <w:p w:rsidR="00A67EDE" w:rsidRDefault="00EB37B9" w:rsidP="002B4A10">
      <w:pPr>
        <w:widowControl/>
        <w:snapToGrid/>
        <w:ind w:left="100" w:right="100"/>
      </w:pPr>
      <w:r>
        <w:rPr>
          <w:noProof/>
        </w:rPr>
        <mc:AlternateContent>
          <mc:Choice Requires="wpc">
            <w:drawing>
              <wp:inline distT="0" distB="0" distL="0" distR="0">
                <wp:extent cx="7261225" cy="4536440"/>
                <wp:effectExtent l="0" t="4445" r="0" b="2540"/>
                <wp:docPr id="97" name="キャンバス 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89" name="Picture 466" descr="ScreenShot0003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36212" cy="14380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 name="Picture 467" descr="ScreenShot0003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1477650"/>
                            <a:ext cx="5304618" cy="3058790"/>
                          </a:xfrm>
                          <a:prstGeom prst="rect">
                            <a:avLst/>
                          </a:prstGeom>
                          <a:noFill/>
                          <a:extLst>
                            <a:ext uri="{909E8E84-426E-40DD-AFC4-6F175D3DCCD1}">
                              <a14:hiddenFill xmlns:a14="http://schemas.microsoft.com/office/drawing/2010/main">
                                <a:solidFill>
                                  <a:srgbClr val="FFFFFF"/>
                                </a:solidFill>
                              </a14:hiddenFill>
                            </a:ext>
                          </a:extLst>
                        </pic:spPr>
                      </pic:pic>
                      <wps:wsp>
                        <wps:cNvPr id="92" name="AutoShape 655"/>
                        <wps:cNvSpPr>
                          <a:spLocks/>
                        </wps:cNvSpPr>
                        <wps:spPr bwMode="auto">
                          <a:xfrm>
                            <a:off x="4528816" y="1474051"/>
                            <a:ext cx="1549805" cy="399559"/>
                          </a:xfrm>
                          <a:prstGeom prst="borderCallout1">
                            <a:avLst>
                              <a:gd name="adj1" fmla="val 28569"/>
                              <a:gd name="adj2" fmla="val -4917"/>
                              <a:gd name="adj3" fmla="val 150477"/>
                              <a:gd name="adj4" fmla="val -175093"/>
                            </a:avLst>
                          </a:prstGeom>
                          <a:solidFill>
                            <a:srgbClr val="FFFFFF"/>
                          </a:solidFill>
                          <a:ln w="9525">
                            <a:solidFill>
                              <a:srgbClr val="000000"/>
                            </a:solidFill>
                            <a:miter lim="800000"/>
                            <a:headEnd/>
                            <a:tailEnd/>
                          </a:ln>
                        </wps:spPr>
                        <wps:txbx>
                          <w:txbxContent>
                            <w:p w:rsidR="00617500" w:rsidRDefault="00617500">
                              <w:pPr>
                                <w:ind w:left="100" w:right="100"/>
                              </w:pPr>
                              <w:r>
                                <w:rPr>
                                  <w:rFonts w:hint="eastAsia"/>
                                </w:rPr>
                                <w:t>指定した条件を</w:t>
                              </w:r>
                            </w:p>
                            <w:p w:rsidR="00617500" w:rsidRDefault="00617500">
                              <w:pPr>
                                <w:ind w:left="100" w:right="100"/>
                              </w:pPr>
                              <w:r>
                                <w:rPr>
                                  <w:rFonts w:hint="eastAsia"/>
                                </w:rPr>
                                <w:t>お気に入り登録します。</w:t>
                              </w:r>
                            </w:p>
                          </w:txbxContent>
                        </wps:txbx>
                        <wps:bodyPr rot="0" vert="horz" wrap="square" lIns="74295" tIns="8890" rIns="74295" bIns="8890" anchor="t" anchorCtr="0" upright="1">
                          <a:noAutofit/>
                        </wps:bodyPr>
                      </wps:wsp>
                      <wps:wsp>
                        <wps:cNvPr id="93" name="AutoShape 656"/>
                        <wps:cNvSpPr>
                          <a:spLocks/>
                        </wps:cNvSpPr>
                        <wps:spPr bwMode="auto">
                          <a:xfrm>
                            <a:off x="5182218" y="3223473"/>
                            <a:ext cx="1391405" cy="429256"/>
                          </a:xfrm>
                          <a:prstGeom prst="borderCallout1">
                            <a:avLst>
                              <a:gd name="adj1" fmla="val 26625"/>
                              <a:gd name="adj2" fmla="val -5477"/>
                              <a:gd name="adj3" fmla="val 230769"/>
                              <a:gd name="adj4" fmla="val -25287"/>
                            </a:avLst>
                          </a:prstGeom>
                          <a:solidFill>
                            <a:srgbClr val="FFFFFF"/>
                          </a:solidFill>
                          <a:ln w="9525">
                            <a:solidFill>
                              <a:srgbClr val="000000"/>
                            </a:solidFill>
                            <a:miter lim="800000"/>
                            <a:headEnd/>
                            <a:tailEnd/>
                          </a:ln>
                        </wps:spPr>
                        <wps:txbx>
                          <w:txbxContent>
                            <w:p w:rsidR="00617500" w:rsidRDefault="00617500">
                              <w:pPr>
                                <w:ind w:left="100" w:right="100"/>
                              </w:pPr>
                              <w:r>
                                <w:rPr>
                                  <w:rFonts w:hint="eastAsia"/>
                                </w:rPr>
                                <w:t>試験車日程ウィンドウを閉じます。</w:t>
                              </w:r>
                            </w:p>
                          </w:txbxContent>
                        </wps:txbx>
                        <wps:bodyPr rot="0" vert="horz" wrap="square" lIns="74295" tIns="8890" rIns="74295" bIns="8890" anchor="t" anchorCtr="0" upright="1">
                          <a:noAutofit/>
                        </wps:bodyPr>
                      </wps:wsp>
                      <wps:wsp>
                        <wps:cNvPr id="94" name="AutoShape 657"/>
                        <wps:cNvSpPr>
                          <a:spLocks/>
                        </wps:cNvSpPr>
                        <wps:spPr bwMode="auto">
                          <a:xfrm>
                            <a:off x="2233808" y="2274069"/>
                            <a:ext cx="1548905" cy="399559"/>
                          </a:xfrm>
                          <a:prstGeom prst="borderCallout1">
                            <a:avLst>
                              <a:gd name="adj1" fmla="val 28616"/>
                              <a:gd name="adj2" fmla="val -4921"/>
                              <a:gd name="adj3" fmla="val -30843"/>
                              <a:gd name="adj4" fmla="val -74250"/>
                            </a:avLst>
                          </a:prstGeom>
                          <a:solidFill>
                            <a:srgbClr val="FFFFFF"/>
                          </a:solidFill>
                          <a:ln w="9525">
                            <a:solidFill>
                              <a:srgbClr val="000000"/>
                            </a:solidFill>
                            <a:miter lim="800000"/>
                            <a:headEnd/>
                            <a:tailEnd/>
                          </a:ln>
                        </wps:spPr>
                        <wps:txbx>
                          <w:txbxContent>
                            <w:p w:rsidR="00617500" w:rsidRDefault="00617500">
                              <w:pPr>
                                <w:ind w:left="100" w:right="100"/>
                              </w:pPr>
                              <w:r>
                                <w:rPr>
                                  <w:rFonts w:hint="eastAsia"/>
                                </w:rPr>
                                <w:t>入力した検索条件を初期状態に戻します。</w:t>
                              </w:r>
                            </w:p>
                          </w:txbxContent>
                        </wps:txbx>
                        <wps:bodyPr rot="0" vert="horz" wrap="square" lIns="74295" tIns="8890" rIns="74295" bIns="8890" anchor="t" anchorCtr="0" upright="1">
                          <a:noAutofit/>
                        </wps:bodyPr>
                      </wps:wsp>
                      <wps:wsp>
                        <wps:cNvPr id="95" name="AutoShape 658"/>
                        <wps:cNvSpPr>
                          <a:spLocks/>
                        </wps:cNvSpPr>
                        <wps:spPr bwMode="auto">
                          <a:xfrm>
                            <a:off x="2214908" y="3547440"/>
                            <a:ext cx="1548905" cy="397760"/>
                          </a:xfrm>
                          <a:prstGeom prst="borderCallout1">
                            <a:avLst>
                              <a:gd name="adj1" fmla="val 28755"/>
                              <a:gd name="adj2" fmla="val -4921"/>
                              <a:gd name="adj3" fmla="val -351597"/>
                              <a:gd name="adj4" fmla="val -115458"/>
                            </a:avLst>
                          </a:prstGeom>
                          <a:solidFill>
                            <a:srgbClr val="FFFFFF"/>
                          </a:solidFill>
                          <a:ln w="9525">
                            <a:solidFill>
                              <a:srgbClr val="000000"/>
                            </a:solidFill>
                            <a:miter lim="800000"/>
                            <a:headEnd/>
                            <a:tailEnd/>
                          </a:ln>
                        </wps:spPr>
                        <wps:txbx>
                          <w:txbxContent>
                            <w:p w:rsidR="00617500" w:rsidRDefault="00617500">
                              <w:pPr>
                                <w:ind w:left="100" w:right="100"/>
                              </w:pPr>
                              <w:r>
                                <w:rPr>
                                  <w:rFonts w:hint="eastAsia"/>
                                </w:rPr>
                                <w:t>設定した条件で検索をします。</w:t>
                              </w:r>
                            </w:p>
                          </w:txbxContent>
                        </wps:txbx>
                        <wps:bodyPr rot="0" vert="horz" wrap="square" lIns="74295" tIns="8890" rIns="74295" bIns="8890" anchor="t" anchorCtr="0" upright="1">
                          <a:noAutofit/>
                        </wps:bodyPr>
                      </wps:wsp>
                      <wps:wsp>
                        <wps:cNvPr id="96" name="AutoShape 659"/>
                        <wps:cNvSpPr>
                          <a:spLocks/>
                        </wps:cNvSpPr>
                        <wps:spPr bwMode="auto">
                          <a:xfrm>
                            <a:off x="4042814" y="895409"/>
                            <a:ext cx="1549805" cy="399559"/>
                          </a:xfrm>
                          <a:prstGeom prst="borderCallout1">
                            <a:avLst>
                              <a:gd name="adj1" fmla="val 28616"/>
                              <a:gd name="adj2" fmla="val -4917"/>
                              <a:gd name="adj3" fmla="val 217171"/>
                              <a:gd name="adj4" fmla="val -225491"/>
                            </a:avLst>
                          </a:prstGeom>
                          <a:solidFill>
                            <a:srgbClr val="FFFFFF"/>
                          </a:solidFill>
                          <a:ln w="9525">
                            <a:solidFill>
                              <a:srgbClr val="000000"/>
                            </a:solidFill>
                            <a:miter lim="800000"/>
                            <a:headEnd/>
                            <a:tailEnd/>
                          </a:ln>
                        </wps:spPr>
                        <wps:txbx>
                          <w:txbxContent>
                            <w:p w:rsidR="00617500" w:rsidRDefault="00617500" w:rsidP="003D7E2E">
                              <w:pPr>
                                <w:ind w:leftChars="25" w:right="100"/>
                              </w:pPr>
                              <w:r>
                                <w:rPr>
                                  <w:rFonts w:hint="eastAsia"/>
                                </w:rPr>
                                <w:t>検索条件テーブルを表示・非表示にします。</w:t>
                              </w:r>
                            </w:p>
                          </w:txbxContent>
                        </wps:txbx>
                        <wps:bodyPr rot="0" vert="horz" wrap="square" lIns="74295" tIns="8890" rIns="74295" bIns="8890" anchor="t" anchorCtr="0" upright="1">
                          <a:noAutofit/>
                        </wps:bodyPr>
                      </wps:wsp>
                    </wpc:wpc>
                  </a:graphicData>
                </a:graphic>
              </wp:inline>
            </w:drawing>
          </mc:Choice>
          <mc:Fallback>
            <w:pict>
              <v:group id="キャンバス 76" o:spid="_x0000_s1080" editas="canvas" style="width:571.75pt;height:357.2pt;mso-position-horizontal-relative:char;mso-position-vertical-relative:line" coordsize="72612,453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">
                <v:shape id="_x0000_s1081" type="#_x0000_t75" style="position:absolute;width:72612;height:45364;visibility:visible;mso-wrap-style:square">
                  <v:fill o:detectmouseclick="t"/>
                  <v:path o:connecttype="none"/>
                </v:shape>
                <v:shape id="Picture 466" o:spid="_x0000_s1082" type="#_x0000_t75" alt="ScreenShot00034" style="position:absolute;width:34362;height:143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ujQTEAAAA2wAAAA8AAABkcnMvZG93bnJldi54bWxEj81qwzAQhO+FvoPYQi+llhuISR0rIQ24&#10;8aWH/DzAYm1sE2tlJDW2374qFHocZuYbpthOphd3cr6zrOAtSUEQ11Z33Ci4nMvXFQgfkDX2lknB&#10;TB62m8eHAnNtRz7S/RQaESHsc1TQhjDkUvq6JYM+sQNx9K7WGQxRukZqh2OEm14u0jSTBjuOCy0O&#10;tG+pvp2+jYKv7OaWc79bvBwqKi979h/ZZ63U89O0W4MINIX/8F+70gpW7/D7Jf4Aufk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SujQTEAAAA2wAAAA8AAAAAAAAAAAAAAAAA&#10;nwIAAGRycy9kb3ducmV2LnhtbFBLBQYAAAAABAAEAPcAAACQAwAAAAA=&#10;">
                  <v:imagedata r:id="rId72" o:title="ScreenShot00034"/>
                </v:shape>
                <v:shape id="Picture 467" o:spid="_x0000_s1083" type="#_x0000_t75" alt="ScreenShot00035" style="position:absolute;top:14776;width:53046;height:305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tLFrFAAAA2wAAAA8AAABkcnMvZG93bnJldi54bWxEj09rwkAUxO+C32F5Qm+6UaS00VVqQFrq&#10;xT8tvT6yzyQ0+zZk12Ttp3eFgsdhZn7DLNfB1KKj1lWWFUwnCQji3OqKCwVfp+34BYTzyBpry6Tg&#10;Sg7Wq+Fgiam2PR+oO/pCRAi7FBWU3jeplC4vyaCb2IY4emfbGvRRtoXULfYRbmo5S5JnabDiuFBi&#10;Q1lJ+e/xYhR8v3fX+c9ps5v/1eETQ58d/D5T6mkU3hYgPAX/CP+3P7SC1yncv8QfIF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LSxaxQAAANsAAAAPAAAAAAAAAAAAAAAA&#10;AJ8CAABkcnMvZG93bnJldi54bWxQSwUGAAAAAAQABAD3AAAAkQMAAAAA&#10;">
                  <v:imagedata r:id="rId73" o:title="ScreenShot00035"/>
                </v:shape>
                <v:shape id="AutoShape 655" o:spid="_x0000_s1084" type="#_x0000_t47" style="position:absolute;left:45288;top:14740;width:15498;height:3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l4sMA&#10;AADbAAAADwAAAGRycy9kb3ducmV2LnhtbESPQWvCQBSE7wX/w/KE3urGFEqNrqKBQhE8JBV6fWSf&#10;2WD2bZJdY/z33UKhx2FmvmE2u8m2YqTBN44VLBcJCOLK6YZrBeevj5d3ED4ga2wdk4IHedhtZ08b&#10;zLS7c0FjGWoRIewzVGBC6DIpfWXIol+4jjh6FzdYDFEOtdQD3iPctjJNkjdpseG4YLCj3FB1LW9W&#10;wWt9Hn2+uvYVfp+8LU6Hvj8apZ7n034NItAU/sN/7U+tYJXC75f4A+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Ol4sMAAADbAAAADwAAAAAAAAAAAAAAAACYAgAAZHJzL2Rv&#10;d25yZXYueG1sUEsFBgAAAAAEAAQA9QAAAIgDAAAAAA==&#10;" adj="-37820,32503,-1062,6171">
                  <v:textbox inset="5.85pt,.7pt,5.85pt,.7pt">
                    <w:txbxContent>
                      <w:p w:rsidR="00617500" w:rsidRDefault="00617500">
                        <w:pPr>
                          <w:ind w:left="100" w:right="100"/>
                        </w:pPr>
                        <w:r>
                          <w:rPr>
                            <w:rFonts w:hint="eastAsia"/>
                          </w:rPr>
                          <w:t>指定した条件を</w:t>
                        </w:r>
                      </w:p>
                      <w:p w:rsidR="00617500" w:rsidRDefault="00617500">
                        <w:pPr>
                          <w:ind w:left="100" w:right="100"/>
                        </w:pPr>
                        <w:r>
                          <w:rPr>
                            <w:rFonts w:hint="eastAsia"/>
                          </w:rPr>
                          <w:t>お気に入り登録します。</w:t>
                        </w:r>
                      </w:p>
                    </w:txbxContent>
                  </v:textbox>
                  <o:callout v:ext="edit" minusy="t"/>
                </v:shape>
                <v:shape id="AutoShape 656" o:spid="_x0000_s1085" type="#_x0000_t47" style="position:absolute;left:51822;top:32234;width:13914;height:4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AJcQA&#10;AADbAAAADwAAAGRycy9kb3ducmV2LnhtbESP3WoCMRSE74W+QzgFb0SzKlS7GmUpFESk4B+9PW5O&#10;dxc3J9sk6vr2plDwcpiZb5j5sjW1uJLzlWUFw0ECgji3uuJCwWH/2Z+C8AFZY22ZFNzJw3Lx0plj&#10;qu2Nt3TdhUJECPsUFZQhNKmUPi/JoB/Yhjh6P9YZDFG6QmqHtwg3tRwlyZs0WHFcKLGhj5Ly8+5i&#10;FPxuvtqeG5rkWx9PZ3O3WbWeZEp1X9tsBiJQG57h//ZKK3gfw9+X+AP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lACXEAAAA2wAAAA8AAAAAAAAAAAAAAAAAmAIAAGRycy9k&#10;b3ducmV2LnhtbFBLBQYAAAAABAAEAPUAAACJAwAAAAA=&#10;" adj="-5462,49846,-1183,5751">
                  <v:textbox inset="5.85pt,.7pt,5.85pt,.7pt">
                    <w:txbxContent>
                      <w:p w:rsidR="00617500" w:rsidRDefault="00617500">
                        <w:pPr>
                          <w:ind w:left="100" w:right="100"/>
                        </w:pPr>
                        <w:r>
                          <w:rPr>
                            <w:rFonts w:hint="eastAsia"/>
                          </w:rPr>
                          <w:t>試験車日程ウィンドウを閉じます。</w:t>
                        </w:r>
                      </w:p>
                    </w:txbxContent>
                  </v:textbox>
                  <o:callout v:ext="edit" minusy="t"/>
                </v:shape>
                <v:shape id="AutoShape 657" o:spid="_x0000_s1086" type="#_x0000_t47" style="position:absolute;left:22338;top:22740;width:15489;height:3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9B/cQA&#10;AADbAAAADwAAAGRycy9kb3ducmV2LnhtbESPT2sCMRTE74V+h/AEL0Wza0XsapQiFKUnXfX+SF73&#10;j5uXZZPq1k9vCoUeh5n5DbNc97YRV+p85VhBOk5AEGtnKi4UnI4fozkIH5ANNo5JwQ95WK+en5aY&#10;GXfjA13zUIgIYZ+hgjKENpPS65Is+rFriaP35TqLIcqukKbDW4TbRk6SZCYtVhwXSmxpU5K+5N9W&#10;QV3v0vvkM385X7RHq9PXTb3fKjUc9O8LEIH68B/+a++Mgrcp/H6JP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vQf3EAAAA2wAAAA8AAAAAAAAAAAAAAAAAmAIAAGRycy9k&#10;b3ducmV2LnhtbFBLBQYAAAAABAAEAPUAAACJAwAAAAA=&#10;" adj="-16038,-6662,-1063,6181">
                  <v:textbox inset="5.85pt,.7pt,5.85pt,.7pt">
                    <w:txbxContent>
                      <w:p w:rsidR="00617500" w:rsidRDefault="00617500">
                        <w:pPr>
                          <w:ind w:left="100" w:right="100"/>
                        </w:pPr>
                        <w:r>
                          <w:rPr>
                            <w:rFonts w:hint="eastAsia"/>
                          </w:rPr>
                          <w:t>入力した検索条件を初期状態に戻します。</w:t>
                        </w:r>
                      </w:p>
                    </w:txbxContent>
                  </v:textbox>
                </v:shape>
                <v:shape id="AutoShape 658" o:spid="_x0000_s1087" type="#_x0000_t47" style="position:absolute;left:22149;top:35474;width:15489;height:3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OoPsEA&#10;AADbAAAADwAAAGRycy9kb3ducmV2LnhtbESPQWsCMRSE70L/Q3iF3jRbS6XdGkUEQfBUK/T62Lzu&#10;bpu8LMnTXf31RhB6HGbmG2a+HLxTJ4qpDWzgeVKAIq6Cbbk2cPjajN9AJUG26AKTgTMlWC4eRnMs&#10;bej5k057qVWGcCrRQCPSlVqnqiGPaRI64uz9hOhRsoy1thH7DPdOT4tipj22nBca7GjdUPW3P3oD&#10;Mxmk+A32iOTcZUovu+++jsY8PQ6rD1BCg/yH7+2tNfD+Crcv+Qfox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zqD7BAAAA2wAAAA8AAAAAAAAAAAAAAAAAmAIAAGRycy9kb3du&#10;cmV2LnhtbFBLBQYAAAAABAAEAPUAAACGAwAAAAA=&#10;" adj="-24939,-75945,-1063,6211">
                  <v:textbox inset="5.85pt,.7pt,5.85pt,.7pt">
                    <w:txbxContent>
                      <w:p w:rsidR="00617500" w:rsidRDefault="00617500">
                        <w:pPr>
                          <w:ind w:left="100" w:right="100"/>
                        </w:pPr>
                        <w:r>
                          <w:rPr>
                            <w:rFonts w:hint="eastAsia"/>
                          </w:rPr>
                          <w:t>設定した条件で検索をします。</w:t>
                        </w:r>
                      </w:p>
                    </w:txbxContent>
                  </v:textbox>
                </v:shape>
                <v:shape id="AutoShape 659" o:spid="_x0000_s1088" type="#_x0000_t47" style="position:absolute;left:40428;top:8954;width:15498;height:39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FdfMUA&#10;AADbAAAADwAAAGRycy9kb3ducmV2LnhtbESPQWsCMRSE7wX/Q3hCL0Wz9iC6GqUKxZYWqVHx+ti8&#10;bhY3L8sm1W1/fVMQehxm5htmvuxcLS7UhsqzgtEwA0FceFNxqeCwfx5MQISIbLD2TAq+KcBy0bub&#10;Y278lXd00bEUCcIhRwU2xiaXMhSWHIahb4iT9+lbhzHJtpSmxWuCu1o+ZtlYOqw4LVhsaG2pOOsv&#10;p2A1PW7Ljf15Jf3+oOnteGo+9Eap+373NAMRqYv/4Vv7xSiYjuHvS/oB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gV18xQAAANsAAAAPAAAAAAAAAAAAAAAAAJgCAABkcnMv&#10;ZG93bnJldi54bWxQSwUGAAAAAAQABAD1AAAAigMAAAAA&#10;" adj="-48706,46909,-1062,6181">
                  <v:textbox inset="5.85pt,.7pt,5.85pt,.7pt">
                    <w:txbxContent>
                      <w:p w:rsidR="00617500" w:rsidRDefault="00617500" w:rsidP="003D7E2E">
                        <w:pPr>
                          <w:ind w:leftChars="25" w:right="100"/>
                        </w:pPr>
                        <w:r>
                          <w:rPr>
                            <w:rFonts w:hint="eastAsia"/>
                          </w:rPr>
                          <w:t>検索条件テーブルを表示・非表示にします。</w:t>
                        </w:r>
                      </w:p>
                    </w:txbxContent>
                  </v:textbox>
                  <o:callout v:ext="edit" minusy="t"/>
                </v:shape>
                <w10:anchorlock/>
              </v:group>
            </w:pict>
          </mc:Fallback>
        </mc:AlternateContent>
      </w:r>
    </w:p>
    <w:p w:rsidR="002B4A10" w:rsidRDefault="00392771" w:rsidP="002B4A10">
      <w:pPr>
        <w:widowControl/>
        <w:snapToGrid/>
        <w:ind w:left="100" w:right="100"/>
      </w:pPr>
      <w:r>
        <w:t>「外製車日程」</w:t>
      </w:r>
      <w:r>
        <w:rPr>
          <w:rFonts w:hint="eastAsia"/>
        </w:rPr>
        <w:t>画面</w:t>
      </w:r>
      <w:r>
        <w:t>を</w:t>
      </w:r>
      <w:r>
        <w:rPr>
          <w:rFonts w:hint="eastAsia"/>
        </w:rPr>
        <w:t>開くと</w:t>
      </w:r>
      <w:r>
        <w:t>、</w:t>
      </w:r>
      <w:r>
        <w:rPr>
          <w:rFonts w:hint="eastAsia"/>
        </w:rPr>
        <w:t>注意喚起</w:t>
      </w:r>
      <w:r>
        <w:t>が表示されます</w:t>
      </w:r>
      <w:r>
        <w:rPr>
          <w:rFonts w:hint="eastAsia"/>
        </w:rPr>
        <w:t>。</w:t>
      </w:r>
      <w:r w:rsidR="003A0E20">
        <w:t>確認の上、「</w:t>
      </w:r>
      <w:r w:rsidR="003A0E20">
        <w:t>OK</w:t>
      </w:r>
      <w:r w:rsidR="003A0E20">
        <w:t>」ボタンを押下すると「外製車日程」画面が開きます。</w:t>
      </w:r>
    </w:p>
    <w:p w:rsidR="001C0BFE" w:rsidRDefault="001C0BFE" w:rsidP="002B4A10">
      <w:pPr>
        <w:widowControl/>
        <w:snapToGrid/>
        <w:ind w:left="100" w:right="100"/>
      </w:pPr>
    </w:p>
    <w:p w:rsidR="001C0BFE" w:rsidRDefault="001C0BFE" w:rsidP="001C0BFE">
      <w:pPr>
        <w:pStyle w:val="12"/>
        <w:ind w:right="200"/>
      </w:pPr>
      <w:bookmarkStart w:id="24" w:name="_Toc522271428"/>
      <w:r>
        <w:rPr>
          <w:rFonts w:hint="eastAsia"/>
        </w:rPr>
        <w:t>項目色</w:t>
      </w:r>
      <w:r>
        <w:t>の説明</w:t>
      </w:r>
      <w:bookmarkEnd w:id="24"/>
    </w:p>
    <w:p w:rsidR="001C0BFE" w:rsidRDefault="00EB37B9" w:rsidP="002B4A10">
      <w:pPr>
        <w:widowControl/>
        <w:snapToGrid/>
        <w:ind w:left="100" w:right="100"/>
      </w:pPr>
      <w:r>
        <w:rPr>
          <w:noProof/>
        </w:rPr>
        <mc:AlternateContent>
          <mc:Choice Requires="wpc">
            <w:drawing>
              <wp:inline distT="0" distB="0" distL="0" distR="0">
                <wp:extent cx="5107305" cy="1941830"/>
                <wp:effectExtent l="0" t="0" r="2540" b="1270"/>
                <wp:docPr id="99" name="キャンバス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85" name="Picture 469" descr="ScreenShot0003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28575" y="0"/>
                            <a:ext cx="2635885" cy="1743710"/>
                          </a:xfrm>
                          <a:prstGeom prst="rect">
                            <a:avLst/>
                          </a:prstGeom>
                          <a:noFill/>
                          <a:extLst>
                            <a:ext uri="{909E8E84-426E-40DD-AFC4-6F175D3DCCD1}">
                              <a14:hiddenFill xmlns:a14="http://schemas.microsoft.com/office/drawing/2010/main">
                                <a:solidFill>
                                  <a:srgbClr val="FFFFFF"/>
                                </a:solidFill>
                              </a14:hiddenFill>
                            </a:ext>
                          </a:extLst>
                        </pic:spPr>
                      </pic:pic>
                      <wps:wsp>
                        <wps:cNvPr id="86" name="AutoShape 102"/>
                        <wps:cNvSpPr>
                          <a:spLocks noChangeArrowheads="1"/>
                        </wps:cNvSpPr>
                        <wps:spPr bwMode="auto">
                          <a:xfrm>
                            <a:off x="28575" y="749300"/>
                            <a:ext cx="1591945" cy="968375"/>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7" name="AutoShape 103"/>
                        <wps:cNvSpPr>
                          <a:spLocks/>
                        </wps:cNvSpPr>
                        <wps:spPr bwMode="auto">
                          <a:xfrm>
                            <a:off x="1339850" y="1419225"/>
                            <a:ext cx="2838450" cy="427355"/>
                          </a:xfrm>
                          <a:prstGeom prst="borderCallout2">
                            <a:avLst>
                              <a:gd name="adj1" fmla="val 26745"/>
                              <a:gd name="adj2" fmla="val 102685"/>
                              <a:gd name="adj3" fmla="val 26745"/>
                              <a:gd name="adj4" fmla="val 103111"/>
                              <a:gd name="adj5" fmla="val -222435"/>
                              <a:gd name="adj6" fmla="val 103532"/>
                            </a:avLst>
                          </a:prstGeom>
                          <a:solidFill>
                            <a:srgbClr val="FFFFFF"/>
                          </a:solidFill>
                          <a:ln w="9525">
                            <a:solidFill>
                              <a:srgbClr val="000000"/>
                            </a:solidFill>
                            <a:miter lim="800000"/>
                            <a:headEnd/>
                            <a:tailEnd/>
                          </a:ln>
                        </wps:spPr>
                        <wps:txbx>
                          <w:txbxContent>
                            <w:p w:rsidR="00617500" w:rsidRDefault="00617500" w:rsidP="001C0BFE">
                              <w:pPr>
                                <w:ind w:left="100" w:right="100"/>
                              </w:pPr>
                              <w:r>
                                <w:t>項目色の説明を確認するには、画面上部の「凡例」ボタンを押下し確認してください。</w:t>
                              </w:r>
                            </w:p>
                          </w:txbxContent>
                        </wps:txbx>
                        <wps:bodyPr rot="0" vert="horz" wrap="square" lIns="74295" tIns="8890" rIns="74295" bIns="8890" anchor="t" anchorCtr="0" upright="1">
                          <a:noAutofit/>
                        </wps:bodyPr>
                      </wps:wsp>
                      <pic:pic xmlns:pic="http://schemas.openxmlformats.org/drawingml/2006/picture">
                        <pic:nvPicPr>
                          <pic:cNvPr id="88" name="Picture 468" descr="ScreenShot0003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2301240" y="227965"/>
                            <a:ext cx="2799715" cy="75946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id="キャンバス 99" o:spid="_x0000_s1089" editas="canvas" style="width:402.15pt;height:152.9pt;mso-position-horizontal-relative:char;mso-position-vertical-relative:line" coordsize="51073,19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">
                <v:shape id="_x0000_s1090" type="#_x0000_t75" style="position:absolute;width:51073;height:19418;visibility:visible;mso-wrap-style:square">
                  <v:fill o:detectmouseclick="t"/>
                  <v:path o:connecttype="none"/>
                </v:shape>
                <v:shape id="Picture 469" o:spid="_x0000_s1091" type="#_x0000_t75" alt="ScreenShot00037" style="position:absolute;left:285;width:26359;height:17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1xi3GAAAA2wAAAA8AAABkcnMvZG93bnJldi54bWxEj09rAjEUxO+C3yE8oTfNWmi7rEaxhYql&#10;0PrvoLfn5rm77eYlbKKu374RCh6HmfkNM562phZnanxlWcFwkIAgzq2uuFCw3bz3UxA+IGusLZOC&#10;K3mYTrqdMWbaXnhF53UoRISwz1BBGYLLpPR5SQb9wDri6B1tYzBE2RRSN3iJcFPLxyR5lgYrjgsl&#10;OnorKf9dn4yCvXPfu0P7sXxJ69fFcf75Nf/ZnZR66LWzEYhAbbiH/9sLrSB9gtuX+APk5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jXGLcYAAADbAAAADwAAAAAAAAAAAAAA&#10;AACfAgAAZHJzL2Rvd25yZXYueG1sUEsFBgAAAAAEAAQA9wAAAJIDAAAAAA==&#10;">
                  <v:imagedata r:id="rId76" o:title="ScreenShot00037"/>
                </v:shape>
                <v:roundrect id="AutoShape 102" o:spid="_x0000_s1092" style="position:absolute;left:285;top:7493;width:15920;height:96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zlmr8A&#10;AADbAAAADwAAAGRycy9kb3ducmV2LnhtbESPzQrCMBCE74LvEFbwpqmCUqpRVBC8iNSf+9KsbbHZ&#10;lCbW+vZGEDwOM/MNs1x3phItNa60rGAyjkAQZ1aXnCu4XvajGITzyBory6TgTQ7Wq35viYm2L06p&#10;PftcBAi7BBUU3teJlC4ryKAb25o4eHfbGPRBNrnUDb4C3FRyGkVzabDksFBgTbuCssf5aRRsZu0t&#10;Pd3T8rA9Xmq5j3cz+3grNRx0mwUIT53/h3/tg1YQz+H7JfwA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POWavwAAANsAAAAPAAAAAAAAAAAAAAAAAJgCAABkcnMvZG93bnJl&#10;di54bWxQSwUGAAAAAAQABAD1AAAAhAMAAAAA&#10;" filled="f" strokecolor="red">
                  <v:textbox inset="5.85pt,.7pt,5.85pt,.7pt"/>
                </v:roundrect>
                <v:shape id="AutoShape 103" o:spid="_x0000_s1093" type="#_x0000_t48" style="position:absolute;left:13398;top:14192;width:28385;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gSV8IA&#10;AADbAAAADwAAAGRycy9kb3ducmV2LnhtbESPS4sCMRCE7wv+h9CCtzWjB1dGo/hGPCz4Ao/NpJ0Z&#10;nHSGSdT47zfCgseiqr6ixtNgKvGgxpWWFfS6CQjizOqScwWn4/p7CMJ5ZI2VZVLwIgfTSetrjKm2&#10;T97T4+BzESHsUlRQeF+nUrqsIIOua2vi6F1tY9BH2eRSN/iMcFPJfpIMpMGS40KBNS0Kym6Hu1Gw&#10;uoTNXG/od75brmcJL89B3s9KddphNgLhKfhP+L+91QqGP/D+En+An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CBJXwgAAANsAAAAPAAAAAAAAAAAAAAAAAJgCAABkcnMvZG93&#10;bnJldi54bWxQSwUGAAAAAAQABAD1AAAAhwMAAAAA&#10;" adj="22363,-48046,22272,5777,22180,5777">
                  <v:textbox inset="5.85pt,.7pt,5.85pt,.7pt">
                    <w:txbxContent>
                      <w:p w:rsidR="00617500" w:rsidRDefault="00617500" w:rsidP="001C0BFE">
                        <w:pPr>
                          <w:ind w:left="100" w:right="100"/>
                        </w:pPr>
                        <w:r>
                          <w:t>項目色の説明を確認するには、画面上部の「凡例」ボタンを押下し確認してください。</w:t>
                        </w:r>
                      </w:p>
                    </w:txbxContent>
                  </v:textbox>
                  <o:callout v:ext="edit" minusx="t"/>
                </v:shape>
                <v:shape id="Picture 468" o:spid="_x0000_s1094" type="#_x0000_t75" alt="ScreenShot00036" style="position:absolute;left:23012;top:2279;width:27997;height:75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iIKG+AAAA2wAAAA8AAABkcnMvZG93bnJldi54bWxET0tqwzAQ3RdyBzGB7ho5XhTjRgmlkFC6&#10;8+cAU2tqm1ojYymxndNnFoUuH+9/OC1uUDeaQu/ZwH6XgCJuvO25NVBX55cMVIjIFgfPZGClAKfj&#10;5umAufUzF3QrY6skhEOOBroYx1zr0HTkMOz8SCzcj58cRoFTq+2Es4S7QadJ8qod9iwNHY700VHz&#10;W16dgYvI15DeqQppkZXpd/FVL4Uxz9vl/Q1UpCX+i//cn9ZAJmPli/wAfXw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LdiIKG+AAAA2wAAAA8AAAAAAAAAAAAAAAAAnwIAAGRy&#10;cy9kb3ducmV2LnhtbFBLBQYAAAAABAAEAPcAAACKAwAAAAA=&#10;">
                  <v:imagedata r:id="rId77" o:title="ScreenShot00036"/>
                </v:shape>
                <w10:anchorlock/>
              </v:group>
            </w:pict>
          </mc:Fallback>
        </mc:AlternateContent>
      </w:r>
    </w:p>
    <w:p w:rsidR="001C0BFE" w:rsidRDefault="001C0BFE" w:rsidP="002B4A10">
      <w:pPr>
        <w:widowControl/>
        <w:snapToGrid/>
        <w:ind w:left="100" w:right="100"/>
      </w:pPr>
    </w:p>
    <w:p w:rsidR="003A0E20" w:rsidRDefault="003A0E20" w:rsidP="003A0E20">
      <w:pPr>
        <w:pStyle w:val="12"/>
        <w:ind w:right="200"/>
      </w:pPr>
      <w:bookmarkStart w:id="25" w:name="_Toc522271429"/>
      <w:r>
        <w:rPr>
          <w:rFonts w:hint="eastAsia"/>
        </w:rPr>
        <w:t>スケジュールの登録方法</w:t>
      </w:r>
      <w:bookmarkEnd w:id="25"/>
    </w:p>
    <w:p w:rsidR="003A0E20" w:rsidRDefault="003A0E20" w:rsidP="0071315D">
      <w:pPr>
        <w:pStyle w:val="a4"/>
        <w:widowControl/>
        <w:numPr>
          <w:ilvl w:val="0"/>
          <w:numId w:val="9"/>
        </w:numPr>
        <w:snapToGrid/>
        <w:ind w:leftChars="0" w:right="100"/>
      </w:pPr>
      <w:r>
        <w:t>「車系」を選択します。</w:t>
      </w:r>
    </w:p>
    <w:p w:rsidR="003A0E20" w:rsidRDefault="003A0E20" w:rsidP="0071315D">
      <w:pPr>
        <w:pStyle w:val="a4"/>
        <w:widowControl/>
        <w:numPr>
          <w:ilvl w:val="0"/>
          <w:numId w:val="9"/>
        </w:numPr>
        <w:snapToGrid/>
        <w:ind w:leftChars="0" w:right="100"/>
      </w:pPr>
      <w:r>
        <w:t>登録する日を探します。</w:t>
      </w:r>
    </w:p>
    <w:p w:rsidR="003A0E20" w:rsidRDefault="003A0E20" w:rsidP="003A0E20">
      <w:pPr>
        <w:pStyle w:val="a4"/>
        <w:widowControl/>
        <w:snapToGrid/>
        <w:ind w:leftChars="0" w:left="520" w:right="100"/>
      </w:pPr>
      <w:r>
        <w:t>画面を開いたときは、当月＋後二ヶ月を表示しています。</w:t>
      </w:r>
    </w:p>
    <w:p w:rsidR="003A0E20" w:rsidRDefault="003A0E20" w:rsidP="0071315D">
      <w:pPr>
        <w:pStyle w:val="a4"/>
        <w:widowControl/>
        <w:numPr>
          <w:ilvl w:val="0"/>
          <w:numId w:val="5"/>
        </w:numPr>
        <w:snapToGrid/>
        <w:ind w:leftChars="0" w:right="100"/>
      </w:pPr>
      <w:r>
        <w:lastRenderedPageBreak/>
        <w:t>「検索」ボタンを押下します。</w:t>
      </w:r>
    </w:p>
    <w:p w:rsidR="00084273" w:rsidRDefault="003A0E20" w:rsidP="0071315D">
      <w:pPr>
        <w:pStyle w:val="a4"/>
        <w:widowControl/>
        <w:numPr>
          <w:ilvl w:val="0"/>
          <w:numId w:val="5"/>
        </w:numPr>
        <w:snapToGrid/>
        <w:ind w:leftChars="0" w:right="100"/>
      </w:pPr>
      <w:r>
        <w:t>登録を行う車両を探します。</w:t>
      </w:r>
      <w:r>
        <w:br/>
      </w:r>
      <w:r>
        <w:t>車両数が多く、表示している一覧にない場合は、スクロール又はスケジュールのフィルター機能で探します。</w:t>
      </w:r>
      <w:r>
        <w:br/>
        <w:t>●</w:t>
      </w:r>
      <w:r>
        <w:rPr>
          <w:rFonts w:hint="eastAsia"/>
        </w:rPr>
        <w:t>フィルター</w:t>
      </w:r>
      <w:r>
        <w:t>で探す場合</w:t>
      </w:r>
    </w:p>
    <w:p w:rsidR="003A0E20" w:rsidRDefault="00084273" w:rsidP="003D7E2E">
      <w:pPr>
        <w:pStyle w:val="a4"/>
        <w:widowControl/>
        <w:snapToGrid/>
        <w:ind w:leftChars="0" w:left="520" w:right="100"/>
      </w:pPr>
      <w:r>
        <w:rPr>
          <w:rFonts w:hint="eastAsia"/>
        </w:rPr>
        <w:t>車両名の所で右クリックして、テキストフィルターを選択します。</w:t>
      </w:r>
      <w:r w:rsidR="003A0E20">
        <w:br/>
      </w:r>
      <w:r w:rsidR="00EB37B9">
        <w:rPr>
          <w:noProof/>
        </w:rPr>
        <mc:AlternateContent>
          <mc:Choice Requires="wpc">
            <w:drawing>
              <wp:inline distT="0" distB="0" distL="0" distR="0">
                <wp:extent cx="3865245" cy="1266190"/>
                <wp:effectExtent l="0" t="0" r="0" b="1905"/>
                <wp:docPr id="84" name="キャンバス 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82" name="Picture 470" descr="ScreenShot0003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793250" cy="1157299"/>
                          </a:xfrm>
                          <a:prstGeom prst="rect">
                            <a:avLst/>
                          </a:prstGeom>
                          <a:noFill/>
                          <a:extLst>
                            <a:ext uri="{909E8E84-426E-40DD-AFC4-6F175D3DCCD1}">
                              <a14:hiddenFill xmlns:a14="http://schemas.microsoft.com/office/drawing/2010/main">
                                <a:solidFill>
                                  <a:srgbClr val="FFFFFF"/>
                                </a:solidFill>
                              </a14:hiddenFill>
                            </a:ext>
                          </a:extLst>
                        </pic:spPr>
                      </pic:pic>
                      <wps:wsp>
                        <wps:cNvPr id="83" name="AutoShape 83"/>
                        <wps:cNvSpPr>
                          <a:spLocks noChangeArrowheads="1"/>
                        </wps:cNvSpPr>
                        <wps:spPr bwMode="auto">
                          <a:xfrm>
                            <a:off x="2199455" y="709138"/>
                            <a:ext cx="1516400" cy="276276"/>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w14:anchorId="464640CC" id="キャンバス 80" o:spid="_x0000_s1026" editas="canvas" style="width:304.35pt;height:99.7pt;mso-position-horizontal-relative:char;mso-position-vertical-relative:line" coordsize="38652,12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">
                <v:shape id="_x0000_s1027" type="#_x0000_t75" style="position:absolute;width:38652;height:12661;visibility:visible;mso-wrap-style:square">
                  <v:fill o:detectmouseclick="t"/>
                  <v:path o:connecttype="none"/>
                </v:shape>
                <v:shape id="Picture 470" o:spid="_x0000_s1028" type="#_x0000_t75" alt="ScreenShot00039" style="position:absolute;width:37932;height:11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k3rTDAAAA2wAAAA8AAABkcnMvZG93bnJldi54bWxEj0FrwkAUhO9C/8PyhN50Ywo1pm5EpAVv&#10;pSp4fWRfs0uyb0N2q9Ff3y0UPA4z8w2z3oyuExcagvWsYDHPQBDXXltuFJyOH7MCRIjIGjvPpOBG&#10;ATbV02SNpfZX/qLLITYiQTiUqMDE2JdShtqQwzD3PXHyvv3gMCY5NFIPeE1w18k8y16lQ8tpwWBP&#10;O0N1e/hxCuypu9f6zrvzatm+F9sX82lzo9TzdNy+gYg0xkf4v73XCooc/r6kHyC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eTetMMAAADbAAAADwAAAAAAAAAAAAAAAACf&#10;AgAAZHJzL2Rvd25yZXYueG1sUEsFBgAAAAAEAAQA9wAAAI8DAAAAAA==&#10;">
                  <v:imagedata r:id="rId79" o:title="ScreenShot00039"/>
                </v:shape>
                <v:roundrect id="AutoShape 83" o:spid="_x0000_s1029" style="position:absolute;left:21994;top:7091;width:15164;height:276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tGAsMA&#10;AADbAAAADwAAAGRycy9kb3ducmV2LnhtbESPQWvCQBSE7wX/w/KE3upGSyREV1FByEVKYnt/ZJ9J&#10;MPs2ZLcx+fddoeBxmJlvmO1+NK0YqHeNZQXLRQSCuLS64UrB9/X8kYBwHllja5kUTORgv5u9bTHV&#10;9sE5DYWvRICwS1FB7X2XSunKmgy6he2Ig3ezvUEfZF9J3eMjwE0rV1G0lgYbDgs1dnSqqbwXv0bB&#10;IR5+8q9b3mTHy7WT5+QU2/uk1Pt8PGxAeBr9K/zfzrSC5BOeX8IPkL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UtGAsMAAADbAAAADwAAAAAAAAAAAAAAAACYAgAAZHJzL2Rv&#10;d25yZXYueG1sUEsFBgAAAAAEAAQA9QAAAIgDAAAAAA==&#10;" filled="f" strokecolor="red">
                  <v:textbox inset="5.85pt,.7pt,5.85pt,.7pt"/>
                </v:roundrect>
                <w10:anchorlock/>
              </v:group>
            </w:pict>
          </mc:Fallback>
        </mc:AlternateContent>
      </w:r>
      <w:r w:rsidR="003A0E20">
        <w:br/>
      </w:r>
      <w:r w:rsidR="003A0E20">
        <w:br/>
      </w:r>
      <w:r w:rsidR="003A0E20">
        <w:t>探したい車両のキーワードを入力し、「適用」ボタンを押下すると、該当する車両が表示されます。</w:t>
      </w:r>
      <w:r w:rsidR="003A0E20">
        <w:br/>
        <w:t xml:space="preserve">※ </w:t>
      </w:r>
      <w:r w:rsidR="003A0E20">
        <w:t>フィルターは部分一致（あいまい検索）</w:t>
      </w:r>
    </w:p>
    <w:p w:rsidR="003A0E20" w:rsidRDefault="003A0E20" w:rsidP="0071315D">
      <w:pPr>
        <w:pStyle w:val="a4"/>
        <w:widowControl/>
        <w:numPr>
          <w:ilvl w:val="0"/>
          <w:numId w:val="5"/>
        </w:numPr>
        <w:snapToGrid/>
        <w:ind w:leftChars="0" w:right="100"/>
      </w:pPr>
      <w:r>
        <w:t>予約したい日付をダブルクリック又は、複数日に渡り予約する場合は、開始日から終了日までをドラッグ・アンド・ドロップします。</w:t>
      </w:r>
    </w:p>
    <w:p w:rsidR="003A0E20" w:rsidRDefault="003A0E20" w:rsidP="0071315D">
      <w:pPr>
        <w:pStyle w:val="a4"/>
        <w:widowControl/>
        <w:numPr>
          <w:ilvl w:val="0"/>
          <w:numId w:val="5"/>
        </w:numPr>
        <w:snapToGrid/>
        <w:ind w:leftChars="0" w:right="100"/>
      </w:pPr>
      <w:r>
        <w:t>使用上の注意事項が表示されますので、確認の上、「</w:t>
      </w:r>
      <w:r>
        <w:t>OK</w:t>
      </w:r>
      <w:r>
        <w:t>」ボタンを押下します。</w:t>
      </w:r>
    </w:p>
    <w:p w:rsidR="00084273" w:rsidRDefault="00EB37B9" w:rsidP="003D7E2E">
      <w:pPr>
        <w:pStyle w:val="a4"/>
        <w:widowControl/>
        <w:snapToGrid/>
        <w:ind w:leftChars="0" w:left="520" w:right="100"/>
      </w:pPr>
      <w:r>
        <w:rPr>
          <w:noProof/>
        </w:rPr>
        <mc:AlternateContent>
          <mc:Choice Requires="wpc">
            <w:drawing>
              <wp:inline distT="0" distB="0" distL="0" distR="0">
                <wp:extent cx="2832100" cy="1546860"/>
                <wp:effectExtent l="0" t="0" r="635" b="0"/>
                <wp:docPr id="607" name="キャンバス 6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80" name="Picture 608" descr="C:\Users\y-katsumata.SYSTEM-EXE\Desktop\SUBARU\一般\使用上の注意.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85303" cy="154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AutoShape 609"/>
                        <wps:cNvSpPr>
                          <a:spLocks noChangeArrowheads="1"/>
                        </wps:cNvSpPr>
                        <wps:spPr bwMode="auto">
                          <a:xfrm>
                            <a:off x="1594687" y="1349791"/>
                            <a:ext cx="602057" cy="171873"/>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w14:anchorId="3C31FFE3" id="キャンバス 607" o:spid="_x0000_s1026" editas="canvas" style="width:223pt;height:121.8pt;mso-position-horizontal-relative:char;mso-position-vertical-relative:line" coordsize="28321,154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">
                <v:shape id="_x0000_s1027" type="#_x0000_t75" style="position:absolute;width:28321;height:15468;visibility:visible;mso-wrap-style:square">
                  <v:fill o:detectmouseclick="t"/>
                  <v:path o:connecttype="none"/>
                </v:shape>
                <v:shape id="Picture 608" o:spid="_x0000_s1028" type="#_x0000_t75" style="position:absolute;width:27853;height:15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dnNnAAAAA2wAAAA8AAABkcnMvZG93bnJldi54bWxET89rwjAUvg/8H8ITvIyZ6kBqZxRRBG9j&#10;Kp7fmre2tHkpSWzjf78cBjt+fL83u2g6MZDzjWUFi3kGgri0uuFKwe16estB+ICssbNMCp7kYbed&#10;vGyw0HbkLxouoRIphH2BCuoQ+kJKX9Zk0M9tT5y4H+sMhgRdJbXDMYWbTi6zbCUNNpwaauzpUFPZ&#10;Xh5GwSF+Dse2C/d3d3wdm7hq199jptRsGvcfIALF8C/+c5+1gjytT1/SD5Db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5F2c2cAAAADbAAAADwAAAAAAAAAAAAAAAACfAgAA&#10;ZHJzL2Rvd25yZXYueG1sUEsFBgAAAAAEAAQA9wAAAIwDAAAAAA==&#10;">
                  <v:imagedata r:id="rId81" o:title="使用上の注意"/>
                </v:shape>
                <v:roundrect id="AutoShape 609" o:spid="_x0000_s1029" style="position:absolute;left:15946;top:13497;width:6021;height:171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V97r8A&#10;AADbAAAADwAAAGRycy9kb3ducmV2LnhtbESPzQrCMBCE74LvEFbwpqmCUqpRVBC8iNSf+9KsbbHZ&#10;lCbW+vZGEDwOM/MNs1x3phItNa60rGAyjkAQZ1aXnCu4XvajGITzyBory6TgTQ7Wq35viYm2L06p&#10;PftcBAi7BBUU3teJlC4ryKAb25o4eHfbGPRBNrnUDb4C3FRyGkVzabDksFBgTbuCssf5aRRsZu0t&#10;Pd3T8rA9Xmq5j3cz+3grNRx0mwUIT53/h3/tg1YQT+D7JfwA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X3uvwAAANsAAAAPAAAAAAAAAAAAAAAAAJgCAABkcnMvZG93bnJl&#10;di54bWxQSwUGAAAAAAQABAD1AAAAhAMAAAAA&#10;" filled="f" strokecolor="red">
                  <v:textbox inset="5.85pt,.7pt,5.85pt,.7pt"/>
                </v:roundrect>
                <w10:anchorlock/>
              </v:group>
            </w:pict>
          </mc:Fallback>
        </mc:AlternateContent>
      </w:r>
    </w:p>
    <w:p w:rsidR="00084273" w:rsidRDefault="00084273" w:rsidP="003D7E2E">
      <w:pPr>
        <w:pStyle w:val="a4"/>
        <w:widowControl/>
        <w:snapToGrid/>
        <w:ind w:leftChars="0" w:left="520" w:right="100"/>
      </w:pPr>
    </w:p>
    <w:p w:rsidR="003A0E20" w:rsidRDefault="003A0E20" w:rsidP="0071315D">
      <w:pPr>
        <w:pStyle w:val="a4"/>
        <w:widowControl/>
        <w:numPr>
          <w:ilvl w:val="0"/>
          <w:numId w:val="5"/>
        </w:numPr>
        <w:snapToGrid/>
        <w:ind w:leftChars="0" w:right="100"/>
      </w:pPr>
      <w:r>
        <w:t>スケジュール詳細画面が表示されますので、各項目（目的、行き先、使用者</w:t>
      </w:r>
      <w:r>
        <w:t>TEL</w:t>
      </w:r>
      <w:r>
        <w:t>）を入力、「空き時間貸出」を選択し「期間」を確認</w:t>
      </w:r>
      <w:r w:rsidR="001C0BFE">
        <w:t>しましたら</w:t>
      </w:r>
      <w:r>
        <w:t>「登録」ボタンを押下してください。</w:t>
      </w:r>
    </w:p>
    <w:p w:rsidR="00084273" w:rsidRDefault="00EB37B9" w:rsidP="003D7E2E">
      <w:pPr>
        <w:pStyle w:val="a4"/>
        <w:widowControl/>
        <w:snapToGrid/>
        <w:ind w:leftChars="0" w:left="520" w:right="100"/>
      </w:pPr>
      <w:r>
        <w:rPr>
          <w:noProof/>
        </w:rPr>
        <mc:AlternateContent>
          <mc:Choice Requires="wpc">
            <w:drawing>
              <wp:inline distT="0" distB="0" distL="0" distR="0">
                <wp:extent cx="3594100" cy="2592705"/>
                <wp:effectExtent l="0" t="6350" r="635" b="1270"/>
                <wp:docPr id="611" name="キャンバス 6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78" name="Picture 612" descr="C:\Users\y-katsumata.SYSTEM-EXE\Desktop\SUBARU\一般\外.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18510" cy="2586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AutoShape 94"/>
                        <wps:cNvSpPr>
                          <a:spLocks noChangeArrowheads="1"/>
                        </wps:cNvSpPr>
                        <wps:spPr bwMode="auto">
                          <a:xfrm>
                            <a:off x="40640" y="2360930"/>
                            <a:ext cx="727710" cy="18034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w14:anchorId="3C681A15" id="キャンバス 611" o:spid="_x0000_s1026" editas="canvas" style="width:283pt;height:204.15pt;mso-position-horizontal-relative:char;mso-position-vertical-relative:line" coordsize="35941,25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&#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">
                <v:shape id="_x0000_s1027" type="#_x0000_t75" style="position:absolute;width:35941;height:25927;visibility:visible;mso-wrap-style:square">
                  <v:fill o:detectmouseclick="t"/>
                  <v:path o:connecttype="none"/>
                </v:shape>
                <v:shape id="Picture 612" o:spid="_x0000_s1028" type="#_x0000_t75" style="position:absolute;width:33185;height:258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SY9zAAAAA2wAAAA8AAABkcnMvZG93bnJldi54bWxET8uKwjAU3QvzD+EOzEY0nQG1dBpFBMGF&#10;Lupjf2nutKXNTUkytv69WQguD+edb0bTiTs531hW8D1PQBCXVjdcKbhe9rMUhA/IGjvLpOBBHjbr&#10;j0mOmbYDF3Q/h0rEEPYZKqhD6DMpfVmTQT+3PXHk/qwzGCJ0ldQOhxhuOvmTJEtpsOHYUGNPu5rK&#10;9vxvFFTF8eSb4jFdLlajLYfUpe3NKfX1OW5/QQQaw1v8ch+0glUcG7/EHyDXT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lJj3MAAAADbAAAADwAAAAAAAAAAAAAAAACfAgAA&#10;ZHJzL2Rvd25yZXYueG1sUEsFBgAAAAAEAAQA9wAAAIwDAAAAAA==&#10;">
                  <v:imagedata r:id="rId83" o:title="外"/>
                </v:shape>
                <v:roundrect id="AutoShape 94" o:spid="_x0000_s1029" style="position:absolute;left:406;top:23609;width:7277;height:180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YBz8MA&#10;AADbAAAADwAAAGRycy9kb3ducmV2LnhtbESPQWvCQBSE7wX/w/KE3upGwTZG1xAFwYuUGL0/ss8k&#10;mH0bstsY/71bKPQ4zMw3zCYdTSsG6l1jWcF8FoEgLq1uuFJwKQ4fMQjnkTW2lknBkxyk28nbBhNt&#10;H5zTcPaVCBB2CSqove8SKV1Zk0E3sx1x8G62N+iD7Cupe3wEuGnlIoo+pcGGw0KNHe1rKu/nH6Mg&#10;Ww7X/PuWN8fdqejkId4v7f2p1Pt0zNYgPI3+P/zXPmoFXyv4/RJ+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YBz8MAAADbAAAADwAAAAAAAAAAAAAAAACYAgAAZHJzL2Rv&#10;d25yZXYueG1sUEsFBgAAAAAEAAQA9QAAAIgDAAAAAA==&#10;" filled="f" strokecolor="red">
                  <v:textbox inset="5.85pt,.7pt,5.85pt,.7pt"/>
                </v:roundrect>
                <w10:anchorlock/>
              </v:group>
            </w:pict>
          </mc:Fallback>
        </mc:AlternateContent>
      </w:r>
    </w:p>
    <w:p w:rsidR="003A0E20" w:rsidRDefault="003A0E20" w:rsidP="0071315D">
      <w:pPr>
        <w:pStyle w:val="a4"/>
        <w:widowControl/>
        <w:numPr>
          <w:ilvl w:val="0"/>
          <w:numId w:val="5"/>
        </w:numPr>
        <w:snapToGrid/>
        <w:ind w:leftChars="0" w:right="100"/>
      </w:pPr>
      <w:r>
        <w:lastRenderedPageBreak/>
        <w:t>「登録しました。」と表示されれば、登録完了です。</w:t>
      </w:r>
    </w:p>
    <w:p w:rsidR="003A0E20" w:rsidRDefault="003A0E20" w:rsidP="003A0E20">
      <w:pPr>
        <w:widowControl/>
        <w:snapToGrid/>
        <w:ind w:left="100" w:right="100"/>
      </w:pPr>
    </w:p>
    <w:p w:rsidR="006151EA" w:rsidRDefault="006151EA" w:rsidP="003A0E20">
      <w:pPr>
        <w:widowControl/>
        <w:snapToGrid/>
        <w:ind w:left="100" w:right="100"/>
      </w:pPr>
    </w:p>
    <w:p w:rsidR="006151EA" w:rsidRDefault="006151EA" w:rsidP="003A0E20">
      <w:pPr>
        <w:widowControl/>
        <w:snapToGrid/>
        <w:ind w:left="100" w:right="100"/>
      </w:pPr>
    </w:p>
    <w:p w:rsidR="001C0BFE" w:rsidRDefault="001C0BFE" w:rsidP="001C0BFE">
      <w:pPr>
        <w:pStyle w:val="12"/>
        <w:ind w:right="200"/>
      </w:pPr>
      <w:bookmarkStart w:id="26" w:name="_Toc522271430"/>
      <w:r>
        <w:t>スケジュールの変更</w:t>
      </w:r>
      <w:bookmarkEnd w:id="26"/>
    </w:p>
    <w:p w:rsidR="001C0BFE" w:rsidRDefault="001C0BFE" w:rsidP="001C0BFE">
      <w:pPr>
        <w:widowControl/>
        <w:snapToGrid/>
        <w:ind w:left="100" w:right="100"/>
      </w:pPr>
      <w:r>
        <w:rPr>
          <w:rFonts w:hint="eastAsia"/>
        </w:rPr>
        <w:t>スケジュール変更は、２つの方法があります。</w:t>
      </w:r>
    </w:p>
    <w:p w:rsidR="001C0BFE" w:rsidRDefault="001C0BFE" w:rsidP="001C0BFE">
      <w:pPr>
        <w:widowControl/>
        <w:snapToGrid/>
        <w:ind w:left="100" w:right="100"/>
      </w:pPr>
      <w:r>
        <w:t>○1</w:t>
      </w:r>
      <w:r>
        <w:t>つ目（期間のみ変更する場合）</w:t>
      </w:r>
    </w:p>
    <w:p w:rsidR="001C0BFE" w:rsidRDefault="001C0BFE" w:rsidP="0071315D">
      <w:pPr>
        <w:pStyle w:val="a4"/>
        <w:widowControl/>
        <w:numPr>
          <w:ilvl w:val="0"/>
          <w:numId w:val="10"/>
        </w:numPr>
        <w:snapToGrid/>
        <w:ind w:leftChars="0" w:right="100"/>
      </w:pPr>
      <w:r>
        <w:t>スケジュール前方又は後方にマウスを合わせ変更したい期間までドラッグします。</w:t>
      </w:r>
      <w:r>
        <w:br/>
        <w:t>●4</w:t>
      </w:r>
      <w:r>
        <w:t>日～</w:t>
      </w:r>
      <w:r>
        <w:t>6</w:t>
      </w:r>
      <w:r>
        <w:t>日までの期間を</w:t>
      </w:r>
      <w:r>
        <w:t>4</w:t>
      </w:r>
      <w:r>
        <w:t>日～</w:t>
      </w:r>
      <w:r>
        <w:t>9</w:t>
      </w:r>
      <w:r>
        <w:t>日までに変更するイメージ</w:t>
      </w:r>
      <w:r>
        <w:br/>
      </w:r>
      <w:r w:rsidR="00EB37B9">
        <w:rPr>
          <w:noProof/>
        </w:rPr>
        <mc:AlternateContent>
          <mc:Choice Requires="wpc">
            <w:drawing>
              <wp:inline distT="0" distB="0" distL="0" distR="0">
                <wp:extent cx="4106545" cy="1470025"/>
                <wp:effectExtent l="0" t="0" r="3175" b="0"/>
                <wp:docPr id="90" name="キャンバス 9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74" name="Picture 9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71133" cy="8182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 name="Picture 9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2528005" y="0"/>
                            <a:ext cx="1578540" cy="831784"/>
                          </a:xfrm>
                          <a:prstGeom prst="rect">
                            <a:avLst/>
                          </a:prstGeom>
                          <a:noFill/>
                          <a:extLst>
                            <a:ext uri="{909E8E84-426E-40DD-AFC4-6F175D3DCCD1}">
                              <a14:hiddenFill xmlns:a14="http://schemas.microsoft.com/office/drawing/2010/main">
                                <a:solidFill>
                                  <a:srgbClr val="FFFFFF"/>
                                </a:solidFill>
                              </a14:hiddenFill>
                            </a:ext>
                          </a:extLst>
                        </pic:spPr>
                      </pic:pic>
                      <wps:wsp>
                        <wps:cNvPr id="76" name="AutoShape 95"/>
                        <wps:cNvSpPr>
                          <a:spLocks/>
                        </wps:cNvSpPr>
                        <wps:spPr bwMode="auto">
                          <a:xfrm>
                            <a:off x="1315750" y="974916"/>
                            <a:ext cx="1477744" cy="426694"/>
                          </a:xfrm>
                          <a:prstGeom prst="borderCallout2">
                            <a:avLst>
                              <a:gd name="adj1" fmla="val 26787"/>
                              <a:gd name="adj2" fmla="val -5157"/>
                              <a:gd name="adj3" fmla="val 26787"/>
                              <a:gd name="adj4" fmla="val -19380"/>
                              <a:gd name="adj5" fmla="val -86310"/>
                              <a:gd name="adj6" fmla="val -33861"/>
                            </a:avLst>
                          </a:prstGeom>
                          <a:solidFill>
                            <a:srgbClr val="FFFFFF"/>
                          </a:solidFill>
                          <a:ln w="9525">
                            <a:solidFill>
                              <a:srgbClr val="000000"/>
                            </a:solidFill>
                            <a:miter lim="800000"/>
                            <a:headEnd/>
                            <a:tailEnd/>
                          </a:ln>
                        </wps:spPr>
                        <wps:txbx>
                          <w:txbxContent>
                            <w:p w:rsidR="00617500" w:rsidRDefault="00617500" w:rsidP="001C0BFE">
                              <w:pPr>
                                <w:ind w:left="100" w:right="100"/>
                              </w:pPr>
                              <w:r>
                                <w:t>マウスを合わせ、</w:t>
                              </w:r>
                              <w:r>
                                <w:t>9</w:t>
                              </w:r>
                              <w:r>
                                <w:t>日までドラッグします。</w:t>
                              </w:r>
                            </w:p>
                          </w:txbxContent>
                        </wps:txbx>
                        <wps:bodyPr rot="0" vert="horz" wrap="square" lIns="74295" tIns="8890" rIns="74295" bIns="8890" anchor="t" anchorCtr="0" upright="1">
                          <a:noAutofit/>
                        </wps:bodyPr>
                      </wps:wsp>
                      <wps:wsp>
                        <wps:cNvPr id="77" name="AutoShape 96"/>
                        <wps:cNvSpPr>
                          <a:spLocks noChangeArrowheads="1"/>
                        </wps:cNvSpPr>
                        <wps:spPr bwMode="auto">
                          <a:xfrm>
                            <a:off x="1946627" y="318670"/>
                            <a:ext cx="416684" cy="242154"/>
                          </a:xfrm>
                          <a:prstGeom prst="stripedRightArrow">
                            <a:avLst>
                              <a:gd name="adj1" fmla="val 50000"/>
                              <a:gd name="adj2" fmla="val 4303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90" o:spid="_x0000_s1095" editas="canvas" style="width:323.35pt;height:115.75pt;mso-position-horizontal-relative:char;mso-position-vertical-relative:line" coordsize="41065,14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">
                <v:shape id="_x0000_s1096" type="#_x0000_t75" style="position:absolute;width:41065;height:14700;visibility:visible;mso-wrap-style:square">
                  <v:fill o:detectmouseclick="t"/>
                  <v:path o:connecttype="none"/>
                </v:shape>
                <v:shape id="Picture 92" o:spid="_x0000_s1097" type="#_x0000_t75" style="position:absolute;width:17711;height:81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5DuwfCAAAA2wAAAA8AAABkcnMvZG93bnJldi54bWxEj0uLwjAUhfeC/yFcYXZj6lurUUQQHF35&#10;2Li7NNe22tyUJmPrvzcDAy4P5/FxFqvGFOJJlcstK+h1IxDEidU5pwou5+33FITzyBoLy6TgRQ5W&#10;y3ZrgbG2NR/pefKpCCPsYlSQeV/GUrokI4Oua0vi4N1sZdAHWaVSV1iHcVPIfhSNpcGcAyHDkjYZ&#10;JY/Trwnc+6EY/9C596oHs92W8utlPx0p9dVp1nMQnhr/Cf+3d1rBZAh/X8IPkMs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7sHwgAAANsAAAAPAAAAAAAAAAAAAAAAAJ8C&#10;AABkcnMvZG93bnJldi54bWxQSwUGAAAAAAQABAD3AAAAjgMAAAAA&#10;">
                  <v:imagedata r:id="rId61" o:title=""/>
                </v:shape>
                <v:shape id="Picture 93" o:spid="_x0000_s1098" type="#_x0000_t75" style="position:absolute;left:25280;width:15785;height:8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bI1rFAAAA2wAAAA8AAABkcnMvZG93bnJldi54bWxEj09rwkAUxO9Cv8PyhN7qRqG2pK4ihUIv&#10;xRqFXl+zz2xM9m3IbvOnn94VBI/DzPyGWW0GW4uOWl86VjCfJSCIc6dLLhQcDx9PryB8QNZYOyYF&#10;I3nYrB8mK0y163lPXRYKESHsU1RgQmhSKX1uyKKfuYY4eifXWgxRtoXULfYRbmu5SJKltFhyXDDY&#10;0LuhvMr+rIJs1+/G0689z5eLznxt/6vvn7FS6nE6bN9ABBrCPXxrf2oFL89w/RJ/gFx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WyNaxQAAANsAAAAPAAAAAAAAAAAAAAAA&#10;AJ8CAABkcnMvZG93bnJldi54bWxQSwUGAAAAAAQABAD3AAAAkQMAAAAA&#10;">
                  <v:imagedata r:id="rId62" o:title=""/>
                </v:shape>
                <v:shape id="AutoShape 95" o:spid="_x0000_s1099" type="#_x0000_t48" style="position:absolute;left:13157;top:9749;width:14777;height:4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dCHsUA&#10;AADbAAAADwAAAGRycy9kb3ducmV2LnhtbESPQWvCQBSE7wX/w/IEb3VjKLakriJiiV6UqojHR/Y1&#10;mzb7NmRXTf69Wyj0OMzMN8xs0dla3Kj1lWMFk3ECgrhwuuJSwen48fwGwgdkjbVjUtCTh8V88DTD&#10;TLs7f9LtEEoRIewzVGBCaDIpfWHIoh+7hjh6X661GKJsS6lbvEe4rWWaJFNpseK4YLChlaHi53C1&#10;CvK0+d7l/Xp7lltz6c+X/eal3ys1GnbLdxCBuvAf/mtvtILXKfx+iT9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N0IexQAAANsAAAAPAAAAAAAAAAAAAAAAAJgCAABkcnMv&#10;ZG93bnJldi54bWxQSwUGAAAAAAQABAD1AAAAigMAAAAA&#10;" adj="-7314,-18643,-4186,5786,-1114,5786">
                  <v:textbox inset="5.85pt,.7pt,5.85pt,.7pt">
                    <w:txbxContent>
                      <w:p w:rsidR="00617500" w:rsidRDefault="00617500" w:rsidP="001C0BFE">
                        <w:pPr>
                          <w:ind w:left="100" w:right="100"/>
                        </w:pPr>
                        <w:r>
                          <w:t>マウスを合わせ、</w:t>
                        </w:r>
                        <w:r>
                          <w:t>9</w:t>
                        </w:r>
                        <w:r>
                          <w:t>日までドラッグします。</w:t>
                        </w:r>
                      </w:p>
                    </w:txbxContent>
                  </v:textbox>
                </v:shape>
                <v:shape id="AutoShape 96" o:spid="_x0000_s1100" type="#_x0000_t93" style="position:absolute;left:19466;top:3186;width:4167;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js9cEA&#10;AADbAAAADwAAAGRycy9kb3ducmV2LnhtbESPQYvCMBSE7wv+h/AEb2uqQtWuUURUPAmrgnt8NG+b&#10;ss1LaaKt/94Iwh6HmfmGWaw6W4k7Nb50rGA0TEAQ506XXCi4nHefMxA+IGusHJOCB3lYLXsfC8y0&#10;a/mb7qdQiAhhn6ECE0KdSelzQxb90NXE0ft1jcUQZVNI3WAb4baS4yRJpcWS44LBmjaG8r/TzSpI&#10;fvx2ks6NLux+X12P9GhTLpUa9Lv1F4hAXfgPv9sHrWA6hdeX+AP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Y7PXBAAAA2wAAAA8AAAAAAAAAAAAAAAAAmAIAAGRycy9kb3du&#10;cmV2LnhtbFBLBQYAAAAABAAEAPUAAACGAwAAAAA=&#10;" adj="16199">
                  <v:textbox inset="5.85pt,.7pt,5.85pt,.7pt"/>
                </v:shape>
                <w10:anchorlock/>
              </v:group>
            </w:pict>
          </mc:Fallback>
        </mc:AlternateContent>
      </w:r>
      <w:r>
        <w:br/>
      </w:r>
    </w:p>
    <w:p w:rsidR="001C0BFE" w:rsidRDefault="001C0BFE" w:rsidP="0071315D">
      <w:pPr>
        <w:pStyle w:val="a4"/>
        <w:widowControl/>
        <w:numPr>
          <w:ilvl w:val="0"/>
          <w:numId w:val="10"/>
        </w:numPr>
        <w:snapToGrid/>
        <w:ind w:leftChars="0" w:right="100"/>
      </w:pPr>
      <w:r>
        <w:t>「登録しました。」と表示されれば、登録完了です。</w:t>
      </w:r>
    </w:p>
    <w:p w:rsidR="001C0BFE" w:rsidRDefault="001C0BFE" w:rsidP="001C0BFE">
      <w:pPr>
        <w:widowControl/>
        <w:snapToGrid/>
        <w:ind w:left="100" w:right="100"/>
      </w:pPr>
    </w:p>
    <w:p w:rsidR="001C0BFE" w:rsidRDefault="001C0BFE" w:rsidP="001C0BFE">
      <w:pPr>
        <w:widowControl/>
        <w:snapToGrid/>
        <w:ind w:left="100" w:right="100"/>
      </w:pPr>
      <w:r>
        <w:t>○2</w:t>
      </w:r>
      <w:r>
        <w:t>つ目（スケジュール内容を変更する場合）</w:t>
      </w:r>
    </w:p>
    <w:p w:rsidR="001C0BFE" w:rsidRDefault="001C0BFE" w:rsidP="0071315D">
      <w:pPr>
        <w:pStyle w:val="a4"/>
        <w:widowControl/>
        <w:numPr>
          <w:ilvl w:val="0"/>
          <w:numId w:val="11"/>
        </w:numPr>
        <w:snapToGrid/>
        <w:ind w:leftChars="0" w:right="100"/>
      </w:pPr>
      <w:r>
        <w:t>スケジュールをダブルクリックします。</w:t>
      </w:r>
    </w:p>
    <w:p w:rsidR="001C0BFE" w:rsidRDefault="001C0BFE" w:rsidP="0071315D">
      <w:pPr>
        <w:pStyle w:val="a4"/>
        <w:widowControl/>
        <w:numPr>
          <w:ilvl w:val="0"/>
          <w:numId w:val="11"/>
        </w:numPr>
        <w:snapToGrid/>
        <w:ind w:leftChars="0" w:right="100"/>
      </w:pPr>
      <w:r>
        <w:t>スケジュール詳細画面で「スケジュール名」又は「期間」を変更し、「登録」ボタンを押下してください。</w:t>
      </w:r>
    </w:p>
    <w:p w:rsidR="007E42CD" w:rsidRDefault="00EB37B9" w:rsidP="003D7E2E">
      <w:pPr>
        <w:pStyle w:val="a4"/>
        <w:widowControl/>
        <w:snapToGrid/>
        <w:ind w:leftChars="0" w:left="520" w:right="100"/>
      </w:pPr>
      <w:r>
        <w:rPr>
          <w:noProof/>
        </w:rPr>
        <mc:AlternateContent>
          <mc:Choice Requires="wpc">
            <w:drawing>
              <wp:inline distT="0" distB="0" distL="0" distR="0">
                <wp:extent cx="3756025" cy="2926080"/>
                <wp:effectExtent l="0" t="635" r="635" b="0"/>
                <wp:docPr id="614" name="キャンバス 6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72" name="Picture 624" descr="C:\Users\y-katsumata.SYSTEM-EXE\Desktop\SUBARU\一般\外編集.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712832" cy="2894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AutoShape 625"/>
                        <wps:cNvSpPr>
                          <a:spLocks noChangeArrowheads="1"/>
                        </wps:cNvSpPr>
                        <wps:spPr bwMode="auto">
                          <a:xfrm>
                            <a:off x="70189" y="2609261"/>
                            <a:ext cx="762183" cy="257416"/>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w14:anchorId="55A4E241" id="キャンバス 614" o:spid="_x0000_s1026" editas="canvas" style="width:295.75pt;height:230.4pt;mso-position-horizontal-relative:char;mso-position-vertical-relative:line" coordsize="37560,29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">
                <v:shape id="_x0000_s1027" type="#_x0000_t75" style="position:absolute;width:37560;height:29260;visibility:visible;mso-wrap-style:square">
                  <v:fill o:detectmouseclick="t"/>
                  <v:path o:connecttype="none"/>
                </v:shape>
                <v:shape id="Picture 624" o:spid="_x0000_s1028" type="#_x0000_t75" style="position:absolute;width:37128;height:28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DonEAAAA2wAAAA8AAABkcnMvZG93bnJldi54bWxEj81qwzAQhO+FvoPYQG6NbBPS4kY2UaGQ&#10;UyA/pfS2tba2qbVyLSVx3j4KBHocZuYbZlmOthMnGnzrWEE6S0AQV860XCs47N+fXkD4gGywc0wK&#10;LuShLB4flpgbd+YtnXahFhHCPkcFTQh9LqWvGrLoZ64njt6PGyyGKIdamgHPEW47mSXJQlpsOS40&#10;2NNbQ9Xv7mgVfNfzjz+djjrbLPio9ZdOP1krNZ2Mq1cQgcbwH76310bBcwa3L/EHyOI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d/DonEAAAA2wAAAA8AAAAAAAAAAAAAAAAA&#10;nwIAAGRycy9kb3ducmV2LnhtbFBLBQYAAAAABAAEAPcAAACQAwAAAAA=&#10;">
                  <v:imagedata r:id="rId85" o:title="外編集"/>
                </v:shape>
                <v:roundrect id="AutoShape 625" o:spid="_x0000_s1029" style="position:absolute;left:701;top:26092;width:7622;height:2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42JcMA&#10;AADbAAAADwAAAGRycy9kb3ducmV2LnhtbESPT4vCMBTE78J+h/AW9qapLv6hNooKgpdFWvX+aJ5t&#10;afNSmmyt336zIHgcZuY3TLIdTCN66lxlWcF0EoEgzq2uuFBwvRzHKxDOI2tsLJOCJznYbj5GCcba&#10;PjilPvOFCBB2MSoovW9jKV1ekkE3sS1x8O62M+iD7AqpO3wEuGnkLIoW0mDFYaHElg4l5XX2axTs&#10;5v0tPd/T6rT/ubTyuDrMbf1U6utz2K1BeBr8O/xqn7SC5Tf8fwk/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J42JcMAAADbAAAADwAAAAAAAAAAAAAAAACYAgAAZHJzL2Rv&#10;d25yZXYueG1sUEsFBgAAAAAEAAQA9QAAAIgDAAAAAA==&#10;" filled="f" strokecolor="red">
                  <v:textbox inset="5.85pt,.7pt,5.85pt,.7pt"/>
                </v:roundrect>
                <w10:anchorlock/>
              </v:group>
            </w:pict>
          </mc:Fallback>
        </mc:AlternateContent>
      </w:r>
    </w:p>
    <w:p w:rsidR="001C0BFE" w:rsidRDefault="001C0BFE" w:rsidP="0071315D">
      <w:pPr>
        <w:pStyle w:val="a4"/>
        <w:widowControl/>
        <w:numPr>
          <w:ilvl w:val="0"/>
          <w:numId w:val="11"/>
        </w:numPr>
        <w:snapToGrid/>
        <w:ind w:leftChars="0" w:right="100"/>
      </w:pPr>
      <w:r>
        <w:t>「登録しました。」と表示されれば、登録完了です。</w:t>
      </w:r>
    </w:p>
    <w:p w:rsidR="001C0BFE" w:rsidRDefault="001C0BFE" w:rsidP="001C0BFE">
      <w:pPr>
        <w:widowControl/>
        <w:snapToGrid/>
        <w:ind w:left="100" w:right="100"/>
      </w:pPr>
    </w:p>
    <w:p w:rsidR="001C0BFE" w:rsidRDefault="001C0BFE" w:rsidP="001C0BFE">
      <w:pPr>
        <w:pStyle w:val="12"/>
        <w:ind w:right="200"/>
      </w:pPr>
      <w:bookmarkStart w:id="27" w:name="_Toc522271431"/>
      <w:r>
        <w:t>スケジュールの削除</w:t>
      </w:r>
      <w:bookmarkEnd w:id="27"/>
    </w:p>
    <w:p w:rsidR="001C0BFE" w:rsidRDefault="001C0BFE" w:rsidP="0071315D">
      <w:pPr>
        <w:pStyle w:val="a4"/>
        <w:widowControl/>
        <w:numPr>
          <w:ilvl w:val="0"/>
          <w:numId w:val="12"/>
        </w:numPr>
        <w:snapToGrid/>
        <w:ind w:leftChars="0" w:right="100"/>
      </w:pPr>
      <w:r>
        <w:t>スケジュールをダブルクリックします。</w:t>
      </w:r>
    </w:p>
    <w:p w:rsidR="001C0BFE" w:rsidRDefault="001C0BFE" w:rsidP="0071315D">
      <w:pPr>
        <w:pStyle w:val="a4"/>
        <w:widowControl/>
        <w:numPr>
          <w:ilvl w:val="0"/>
          <w:numId w:val="12"/>
        </w:numPr>
        <w:snapToGrid/>
        <w:ind w:leftChars="0" w:right="100"/>
      </w:pPr>
      <w:r>
        <w:lastRenderedPageBreak/>
        <w:t>スケジュール詳細画面で「削除」ボタンを押下してください。</w:t>
      </w:r>
    </w:p>
    <w:p w:rsidR="00FD5CE1" w:rsidRDefault="00EB37B9" w:rsidP="003D7E2E">
      <w:pPr>
        <w:pStyle w:val="a4"/>
        <w:widowControl/>
        <w:snapToGrid/>
        <w:ind w:leftChars="0" w:left="520" w:right="100"/>
      </w:pPr>
      <w:r>
        <w:rPr>
          <w:noProof/>
        </w:rPr>
        <mc:AlternateContent>
          <mc:Choice Requires="wpc">
            <w:drawing>
              <wp:inline distT="0" distB="0" distL="0" distR="0">
                <wp:extent cx="3712845" cy="2893060"/>
                <wp:effectExtent l="0" t="0" r="5715" b="2540"/>
                <wp:docPr id="627" name="キャンバス 6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70" name="Picture 628" descr="C:\Users\y-katsumata.SYSTEM-EXE\Desktop\SUBARU\一般\外編集.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712845" cy="289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AutoShape 629"/>
                        <wps:cNvSpPr>
                          <a:spLocks noChangeArrowheads="1"/>
                        </wps:cNvSpPr>
                        <wps:spPr bwMode="auto">
                          <a:xfrm>
                            <a:off x="841375" y="2609215"/>
                            <a:ext cx="828675" cy="25781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w14:anchorId="48F5080C" id="キャンバス 627" o:spid="_x0000_s1026" editas="canvas" style="width:292.35pt;height:227.8pt;mso-position-horizontal-relative:char;mso-position-vertical-relative:line" coordsize="37128,289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">
                <v:shape id="_x0000_s1027" type="#_x0000_t75" style="position:absolute;width:37128;height:28930;visibility:visible;mso-wrap-style:square">
                  <v:fill o:detectmouseclick="t"/>
                  <v:path o:connecttype="none"/>
                </v:shape>
                <v:shape id="Picture 628" o:spid="_x0000_s1028" type="#_x0000_t75" style="position:absolute;width:37128;height:289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hNWXAAAAA2wAAAA8AAABkcnMvZG93bnJldi54bWxET8uKwjAU3Qv+Q7jC7DStDCrVKJMBwZXg&#10;C3F3ba5tmeam00Stf28WA7M8nPdi1dlaPKj1lWMF6SgBQZw7U3Gh4HhYD2cgfEA2WDsmBS/ysFr2&#10;ewvMjHvyjh77UIgYwj5DBWUITSalz0uy6EeuIY7czbUWQ4RtIU2LzxhuazlOkom0WHFsKLGh75Ly&#10;n/3dKrgWn6dfnXZ6vJ3wXeuLTs+slfoYdF9zEIG68C/+c2+MgmlcH7/EHyCX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OE1ZcAAAADbAAAADwAAAAAAAAAAAAAAAACfAgAA&#10;ZHJzL2Rvd25yZXYueG1sUEsFBgAAAAAEAAQA9wAAAIwDAAAAAA==&#10;">
                  <v:imagedata r:id="rId85" o:title="外編集"/>
                </v:shape>
                <v:roundrect id="AutoShape 629" o:spid="_x0000_s1029" style="position:absolute;left:8413;top:26092;width:8287;height:257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ANycAA&#10;AADbAAAADwAAAGRycy9kb3ducmV2LnhtbESPSwvCMBCE74L/IazgTVMFH1SjqCB4EamP+9KsbbHZ&#10;lCbW+u+NIHgcZuYbZrluTSkaql1hWcFoGIEgTq0uOFNwvewHcxDOI2ssLZOCNzlYr7qdJcbavjih&#10;5uwzESDsYlSQe1/FUro0J4NuaCvi4N1tbdAHWWdS1/gKcFPKcRRNpcGCw0KOFe1ySh/np1GwmTS3&#10;5HRPisP2eKnkfr6b2MdbqX6v3SxAeGr9P/xrH7SC2Qi+X8IPkK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wANycAAAADbAAAADwAAAAAAAAAAAAAAAACYAgAAZHJzL2Rvd25y&#10;ZXYueG1sUEsFBgAAAAAEAAQA9QAAAIUDAAAAAA==&#10;" filled="f" strokecolor="red">
                  <v:textbox inset="5.85pt,.7pt,5.85pt,.7pt"/>
                </v:roundrect>
                <w10:anchorlock/>
              </v:group>
            </w:pict>
          </mc:Fallback>
        </mc:AlternateContent>
      </w:r>
    </w:p>
    <w:p w:rsidR="001C0BFE" w:rsidRDefault="001C0BFE" w:rsidP="0071315D">
      <w:pPr>
        <w:pStyle w:val="a4"/>
        <w:widowControl/>
        <w:numPr>
          <w:ilvl w:val="0"/>
          <w:numId w:val="12"/>
        </w:numPr>
        <w:snapToGrid/>
        <w:ind w:leftChars="0" w:right="100"/>
      </w:pPr>
      <w:r>
        <w:t>「削除してもよろしいですか？」と表示され「はい」ボタンを押下します。</w:t>
      </w:r>
    </w:p>
    <w:p w:rsidR="001C0BFE" w:rsidRDefault="001C0BFE" w:rsidP="0071315D">
      <w:pPr>
        <w:pStyle w:val="a4"/>
        <w:widowControl/>
        <w:numPr>
          <w:ilvl w:val="0"/>
          <w:numId w:val="12"/>
        </w:numPr>
        <w:snapToGrid/>
        <w:ind w:leftChars="0" w:right="100"/>
      </w:pPr>
      <w:r>
        <w:t>「削除しました。」と表示されれば、削除完了です。</w:t>
      </w:r>
    </w:p>
    <w:p w:rsidR="001C0BFE" w:rsidRDefault="001C0BFE" w:rsidP="001C0BFE">
      <w:pPr>
        <w:widowControl/>
        <w:snapToGrid/>
        <w:ind w:left="100" w:right="100"/>
      </w:pPr>
    </w:p>
    <w:p w:rsidR="00835714" w:rsidRDefault="00835714" w:rsidP="00835714">
      <w:pPr>
        <w:pStyle w:val="12"/>
        <w:ind w:right="200"/>
      </w:pPr>
      <w:bookmarkStart w:id="28" w:name="_Toc522271432"/>
      <w:r>
        <w:t>作業履歴の管理</w:t>
      </w:r>
      <w:bookmarkEnd w:id="28"/>
    </w:p>
    <w:p w:rsidR="00835714" w:rsidRDefault="00835714" w:rsidP="0071315D">
      <w:pPr>
        <w:pStyle w:val="a4"/>
        <w:widowControl/>
        <w:numPr>
          <w:ilvl w:val="0"/>
          <w:numId w:val="18"/>
        </w:numPr>
        <w:snapToGrid/>
        <w:ind w:leftChars="0" w:right="100"/>
      </w:pPr>
      <w:r>
        <w:rPr>
          <w:rFonts w:hint="eastAsia"/>
        </w:rPr>
        <w:t>車両の作業履歴を登録する場合、該当する車両項目をダブルクリックします。</w:t>
      </w:r>
      <w:r>
        <w:br/>
      </w:r>
      <w:r w:rsidR="00EB37B9">
        <w:rPr>
          <w:noProof/>
        </w:rPr>
        <mc:AlternateContent>
          <mc:Choice Requires="wpc">
            <w:drawing>
              <wp:inline distT="0" distB="0" distL="0" distR="0">
                <wp:extent cx="5107305" cy="1941830"/>
                <wp:effectExtent l="0" t="0" r="0" b="1270"/>
                <wp:docPr id="212" name="キャンバス 2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67" name="Picture 471" descr="ScreenShot000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70787" cy="1919334"/>
                          </a:xfrm>
                          <a:prstGeom prst="rect">
                            <a:avLst/>
                          </a:prstGeom>
                          <a:noFill/>
                          <a:extLst>
                            <a:ext uri="{909E8E84-426E-40DD-AFC4-6F175D3DCCD1}">
                              <a14:hiddenFill xmlns:a14="http://schemas.microsoft.com/office/drawing/2010/main">
                                <a:solidFill>
                                  <a:srgbClr val="FFFFFF"/>
                                </a:solidFill>
                              </a14:hiddenFill>
                            </a:ext>
                          </a:extLst>
                        </pic:spPr>
                      </pic:pic>
                      <wps:wsp>
                        <wps:cNvPr id="68" name="AutoShape 215"/>
                        <wps:cNvSpPr>
                          <a:spLocks noChangeArrowheads="1"/>
                        </wps:cNvSpPr>
                        <wps:spPr bwMode="auto">
                          <a:xfrm>
                            <a:off x="28799" y="920525"/>
                            <a:ext cx="1445345" cy="352733"/>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9" name="AutoShape 216"/>
                        <wps:cNvSpPr>
                          <a:spLocks/>
                        </wps:cNvSpPr>
                        <wps:spPr bwMode="auto">
                          <a:xfrm>
                            <a:off x="2986986" y="862936"/>
                            <a:ext cx="1828730" cy="427419"/>
                          </a:xfrm>
                          <a:prstGeom prst="borderCallout2">
                            <a:avLst>
                              <a:gd name="adj1" fmla="val 26745"/>
                              <a:gd name="adj2" fmla="val -4167"/>
                              <a:gd name="adj3" fmla="val 26745"/>
                              <a:gd name="adj4" fmla="val -45417"/>
                              <a:gd name="adj5" fmla="val 58394"/>
                              <a:gd name="adj6" fmla="val -87222"/>
                            </a:avLst>
                          </a:prstGeom>
                          <a:solidFill>
                            <a:srgbClr val="FFFFFF"/>
                          </a:solidFill>
                          <a:ln w="9525">
                            <a:solidFill>
                              <a:srgbClr val="000000"/>
                            </a:solidFill>
                            <a:miter lim="800000"/>
                            <a:headEnd/>
                            <a:tailEnd/>
                          </a:ln>
                        </wps:spPr>
                        <wps:txbx>
                          <w:txbxContent>
                            <w:p w:rsidR="00617500" w:rsidRDefault="00617500" w:rsidP="00C36E55">
                              <w:pPr>
                                <w:ind w:left="100" w:right="100"/>
                              </w:pPr>
                              <w:r>
                                <w:t>ダブルクリックすると作業履歴画面が表示されます。</w:t>
                              </w:r>
                            </w:p>
                          </w:txbxContent>
                        </wps:txbx>
                        <wps:bodyPr rot="0" vert="horz" wrap="square" lIns="74295" tIns="8890" rIns="74295" bIns="8890" anchor="t" anchorCtr="0" upright="1">
                          <a:noAutofit/>
                        </wps:bodyPr>
                      </wps:wsp>
                    </wpc:wpc>
                  </a:graphicData>
                </a:graphic>
              </wp:inline>
            </w:drawing>
          </mc:Choice>
          <mc:Fallback>
            <w:pict>
              <v:group id="キャンバス 212" o:spid="_x0000_s1101" editas="canvas" style="width:402.15pt;height:152.9pt;mso-position-horizontal-relative:char;mso-position-vertical-relative:line" coordsize="51073,19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">
                <v:shape id="_x0000_s1102" type="#_x0000_t75" style="position:absolute;width:51073;height:19418;visibility:visible;mso-wrap-style:square">
                  <v:fill o:detectmouseclick="t"/>
                  <v:path o:connecttype="none"/>
                </v:shape>
                <v:shape id="Picture 471" o:spid="_x0000_s1103" type="#_x0000_t75" alt="ScreenShot00030" style="position:absolute;width:29707;height:19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x2pnDAAAA2wAAAA8AAABkcnMvZG93bnJldi54bWxEj92KwjAUhO8F3yEcwTtNXbDrdo3iCkqv&#10;XH/2Ac42x7bYnJQm2vr2RhC8HGbmG2a+7EwlbtS40rKCyTgCQZxZXXKu4O+0Gc1AOI+ssbJMCu7k&#10;YLno9+aYaNvygW5Hn4sAYZeggsL7OpHSZQUZdGNbEwfvbBuDPsgml7rBNsBNJT+iKJYGSw4LBda0&#10;Lii7HK9GQb3b/8ft1+73Z5KW1XS7l+kZpVLDQbf6BuGp8+/wq51qBfEnPL+EHyA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LHamcMAAADbAAAADwAAAAAAAAAAAAAAAACf&#10;AgAAZHJzL2Rvd25yZXYueG1sUEsFBgAAAAAEAAQA9wAAAI8DAAAAAA==&#10;">
                  <v:imagedata r:id="rId65" o:title="ScreenShot00030"/>
                </v:shape>
                <v:roundrect id="AutoShape 215" o:spid="_x0000_s1104" style="position:absolute;left:287;top:9205;width:14454;height:352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yib0A&#10;AADbAAAADwAAAGRycy9kb3ducmV2LnhtbERPSwrCMBDdC94hjOBOUwVFqqmoILgRqZ/90IxtaTMp&#10;Taz19mYhuHy8/2bbm1p01LrSsoLZNAJBnFldcq7gfjtOViCcR9ZYWyYFH3KwTYaDDcbavjml7upz&#10;EULYxaig8L6JpXRZQQbd1DbEgXva1qAPsM2lbvEdwk0t51G0lAZLDg0FNnQoKKuuL6Ngt+ge6eWZ&#10;lqf9+dbI4+qwsNVHqfGo361BeOr9X/xzn7SCZRgbvoQfIJM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Myib0AAADbAAAADwAAAAAAAAAAAAAAAACYAgAAZHJzL2Rvd25yZXYu&#10;eG1sUEsFBgAAAAAEAAQA9QAAAIIDAAAAAA==&#10;" filled="f" strokecolor="red">
                  <v:textbox inset="5.85pt,.7pt,5.85pt,.7pt"/>
                </v:roundrect>
                <v:shape id="AutoShape 216" o:spid="_x0000_s1105" type="#_x0000_t48" style="position:absolute;left:29869;top:8629;width:18288;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9posEA&#10;AADbAAAADwAAAGRycy9kb3ducmV2LnhtbESPQYvCMBSE7wv+h/AEb2uqoKzVKCIIIqJYBa+P5tkW&#10;m5faxFr/vRGEPQ4z8w0zW7SmFA3VrrCsYNCPQBCnVhecKTif1r9/IJxH1lhaJgUvcrCYd35mGGv7&#10;5CM1ic9EgLCLUUHufRVL6dKcDLq+rYiDd7W1QR9knUld4zPATSmHUTSWBgsOCzlWtMopvSUPo2C4&#10;9trI821y5217HC0vzXa/OyjV67bLKQhPrf8Pf9sbrWA8gc+X8APk/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9faaLBAAAA2wAAAA8AAAAAAAAAAAAAAAAAmAIAAGRycy9kb3du&#10;cmV2LnhtbFBLBQYAAAAABAAEAPUAAACGAwAAAAA=&#10;" adj="-18840,12613,-9810,5777,-900,5777">
                  <v:textbox inset="5.85pt,.7pt,5.85pt,.7pt">
                    <w:txbxContent>
                      <w:p w:rsidR="00617500" w:rsidRDefault="00617500" w:rsidP="00C36E55">
                        <w:pPr>
                          <w:ind w:left="100" w:right="100"/>
                        </w:pPr>
                        <w:r>
                          <w:t>ダブルクリックすると作業履歴画面が表示されます。</w:t>
                        </w:r>
                      </w:p>
                    </w:txbxContent>
                  </v:textbox>
                  <o:callout v:ext="edit" minusy="t"/>
                </v:shape>
                <w10:anchorlock/>
              </v:group>
            </w:pict>
          </mc:Fallback>
        </mc:AlternateContent>
      </w:r>
    </w:p>
    <w:p w:rsidR="00835714" w:rsidRDefault="00EB37B9" w:rsidP="0071315D">
      <w:pPr>
        <w:pStyle w:val="a4"/>
        <w:widowControl/>
        <w:numPr>
          <w:ilvl w:val="0"/>
          <w:numId w:val="18"/>
        </w:numPr>
        <w:snapToGrid/>
        <w:ind w:leftChars="0" w:right="100"/>
      </w:pPr>
      <w:r>
        <w:rPr>
          <w:noProof/>
        </w:rPr>
        <w:lastRenderedPageBreak/>
        <mc:AlternateContent>
          <mc:Choice Requires="wps">
            <w:drawing>
              <wp:anchor distT="0" distB="0" distL="114300" distR="114300" simplePos="0" relativeHeight="251660288" behindDoc="0" locked="0" layoutInCell="1" allowOverlap="1" wp14:anchorId="65DB8A03">
                <wp:simplePos x="0" y="0"/>
                <wp:positionH relativeFrom="column">
                  <wp:posOffset>3423285</wp:posOffset>
                </wp:positionH>
                <wp:positionV relativeFrom="paragraph">
                  <wp:posOffset>768350</wp:posOffset>
                </wp:positionV>
                <wp:extent cx="2066925" cy="373380"/>
                <wp:effectExtent l="542925" t="15875" r="9525" b="10795"/>
                <wp:wrapNone/>
                <wp:docPr id="66" name="AutoShape 5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66925" cy="373380"/>
                        </a:xfrm>
                        <a:prstGeom prst="borderCallout1">
                          <a:avLst>
                            <a:gd name="adj1" fmla="val 30611"/>
                            <a:gd name="adj2" fmla="val -3685"/>
                            <a:gd name="adj3" fmla="val -2722"/>
                            <a:gd name="adj4" fmla="val -25806"/>
                          </a:avLst>
                        </a:prstGeom>
                        <a:solidFill>
                          <a:srgbClr val="FFFFFF"/>
                        </a:solidFill>
                        <a:ln w="9525">
                          <a:solidFill>
                            <a:srgbClr val="000000"/>
                          </a:solidFill>
                          <a:miter lim="800000"/>
                          <a:headEnd/>
                          <a:tailEnd/>
                        </a:ln>
                      </wps:spPr>
                      <wps:txbx>
                        <w:txbxContent>
                          <w:p w:rsidR="00617500" w:rsidRDefault="00617500" w:rsidP="003D7E2E">
                            <w:pPr>
                              <w:ind w:leftChars="25" w:right="100"/>
                            </w:pPr>
                            <w:r>
                              <w:rPr>
                                <w:rFonts w:hint="eastAsia"/>
                              </w:rPr>
                              <w:t>お気に入り登録した試験車の作業履歴を呼び出せます。</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DB8A03" id="AutoShape 511" o:spid="_x0000_s1106" type="#_x0000_t47" style="position:absolute;left:0;text-align:left;margin-left:269.55pt;margin-top:60.5pt;width:162.75pt;height:2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" adj="-5574,-588,-796,6612">
                <v:textbox inset="5.85pt,.7pt,5.85pt,.7pt">
                  <w:txbxContent>
                    <w:p w:rsidR="00617500" w:rsidRDefault="00617500" w:rsidP="003D7E2E">
                      <w:pPr>
                        <w:ind w:leftChars="25" w:right="100"/>
                      </w:pPr>
                      <w:r>
                        <w:rPr>
                          <w:rFonts w:hint="eastAsia"/>
                        </w:rPr>
                        <w:t>お気に入り登録した試験車の作業履歴を呼び出せます。</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2D0E2690">
                <wp:simplePos x="0" y="0"/>
                <wp:positionH relativeFrom="column">
                  <wp:posOffset>1375410</wp:posOffset>
                </wp:positionH>
                <wp:positionV relativeFrom="paragraph">
                  <wp:posOffset>1310640</wp:posOffset>
                </wp:positionV>
                <wp:extent cx="219075" cy="286385"/>
                <wp:effectExtent l="9525" t="5715" r="9525" b="12700"/>
                <wp:wrapNone/>
                <wp:docPr id="65" name="AutoShape 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9075" cy="2863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F14F46" id="AutoShape 513" o:spid="_x0000_s1026" type="#_x0000_t32" style="position:absolute;left:0;text-align:left;margin-left:108.3pt;margin-top:103.2pt;width:17.25pt;height:22.5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"/>
            </w:pict>
          </mc:Fallback>
        </mc:AlternateContent>
      </w:r>
      <w:r>
        <w:rPr>
          <w:noProof/>
        </w:rPr>
        <mc:AlternateContent>
          <mc:Choice Requires="wps">
            <w:drawing>
              <wp:anchor distT="0" distB="0" distL="114300" distR="114300" simplePos="0" relativeHeight="251661312" behindDoc="0" locked="0" layoutInCell="1" allowOverlap="1" wp14:anchorId="71E3D4B3">
                <wp:simplePos x="0" y="0"/>
                <wp:positionH relativeFrom="column">
                  <wp:posOffset>1118235</wp:posOffset>
                </wp:positionH>
                <wp:positionV relativeFrom="paragraph">
                  <wp:posOffset>1113155</wp:posOffset>
                </wp:positionV>
                <wp:extent cx="1582420" cy="218440"/>
                <wp:effectExtent l="323850" t="8255" r="8255" b="240030"/>
                <wp:wrapNone/>
                <wp:docPr id="64" name="AutoShape 5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82420" cy="218440"/>
                        </a:xfrm>
                        <a:prstGeom prst="borderCallout1">
                          <a:avLst>
                            <a:gd name="adj1" fmla="val 52324"/>
                            <a:gd name="adj2" fmla="val -4815"/>
                            <a:gd name="adj3" fmla="val 204361"/>
                            <a:gd name="adj4" fmla="val -19866"/>
                          </a:avLst>
                        </a:prstGeom>
                        <a:solidFill>
                          <a:srgbClr val="FFFFFF"/>
                        </a:solidFill>
                        <a:ln w="9525">
                          <a:solidFill>
                            <a:srgbClr val="000000"/>
                          </a:solidFill>
                          <a:miter lim="800000"/>
                          <a:headEnd/>
                          <a:tailEnd/>
                        </a:ln>
                      </wps:spPr>
                      <wps:txbx>
                        <w:txbxContent>
                          <w:p w:rsidR="00617500" w:rsidRDefault="00617500" w:rsidP="001A7C73">
                            <w:pPr>
                              <w:ind w:left="100" w:right="100"/>
                            </w:pPr>
                            <w:r>
                              <w:rPr>
                                <w:rFonts w:hint="eastAsia"/>
                              </w:rPr>
                              <w:t>行追加・行削除します。</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E3D4B3" id="AutoShape 512" o:spid="_x0000_s1107" type="#_x0000_t47" style="position:absolute;left:0;text-align:left;margin-left:88.05pt;margin-top:87.65pt;width:124.6pt;height:17.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" adj="-4291,44142,-1040,11302">
                <v:textbox inset="5.85pt,.7pt,5.85pt,.7pt">
                  <w:txbxContent>
                    <w:p w:rsidR="00617500" w:rsidRDefault="00617500" w:rsidP="001A7C73">
                      <w:pPr>
                        <w:ind w:left="100" w:right="100"/>
                      </w:pPr>
                      <w:r>
                        <w:rPr>
                          <w:rFonts w:hint="eastAsia"/>
                        </w:rPr>
                        <w:t>行追加・行削除します。</w:t>
                      </w:r>
                    </w:p>
                  </w:txbxContent>
                </v:textbox>
                <o:callout v:ext="edit" minusy="t"/>
              </v:shape>
            </w:pict>
          </mc:Fallback>
        </mc:AlternateContent>
      </w:r>
      <w:r>
        <w:rPr>
          <w:noProof/>
        </w:rPr>
        <mc:AlternateContent>
          <mc:Choice Requires="wps">
            <w:drawing>
              <wp:anchor distT="0" distB="0" distL="114300" distR="114300" simplePos="0" relativeHeight="251664384" behindDoc="0" locked="0" layoutInCell="1" allowOverlap="1" wp14:anchorId="4D5C9367">
                <wp:simplePos x="0" y="0"/>
                <wp:positionH relativeFrom="column">
                  <wp:posOffset>2375535</wp:posOffset>
                </wp:positionH>
                <wp:positionV relativeFrom="paragraph">
                  <wp:posOffset>3101975</wp:posOffset>
                </wp:positionV>
                <wp:extent cx="1494155" cy="418465"/>
                <wp:effectExtent l="895350" t="6350" r="10795" b="13335"/>
                <wp:wrapNone/>
                <wp:docPr id="63" name="AutoShape 5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94155" cy="418465"/>
                        </a:xfrm>
                        <a:prstGeom prst="borderCallout1">
                          <a:avLst>
                            <a:gd name="adj1" fmla="val 27315"/>
                            <a:gd name="adj2" fmla="val -5102"/>
                            <a:gd name="adj3" fmla="val 81792"/>
                            <a:gd name="adj4" fmla="val -59199"/>
                          </a:avLst>
                        </a:prstGeom>
                        <a:solidFill>
                          <a:srgbClr val="FFFFFF"/>
                        </a:solidFill>
                        <a:ln w="9525">
                          <a:solidFill>
                            <a:srgbClr val="000000"/>
                          </a:solidFill>
                          <a:miter lim="800000"/>
                          <a:headEnd/>
                          <a:tailEnd/>
                        </a:ln>
                      </wps:spPr>
                      <wps:txbx>
                        <w:txbxContent>
                          <w:p w:rsidR="00617500" w:rsidRDefault="00617500" w:rsidP="003D7E2E">
                            <w:pPr>
                              <w:ind w:leftChars="0" w:left="0" w:right="100"/>
                            </w:pPr>
                            <w:r>
                              <w:rPr>
                                <w:rFonts w:hint="eastAsia"/>
                              </w:rPr>
                              <w:t>現在の作業履歴を</w:t>
                            </w:r>
                          </w:p>
                          <w:p w:rsidR="00617500" w:rsidRDefault="00617500" w:rsidP="003D7E2E">
                            <w:pPr>
                              <w:ind w:leftChars="0" w:left="0" w:right="100"/>
                            </w:pPr>
                            <w:r>
                              <w:rPr>
                                <w:rFonts w:hint="eastAsia"/>
                              </w:rPr>
                              <w:t>お気に入り登録します。</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5C9367" id="AutoShape 515" o:spid="_x0000_s1108" type="#_x0000_t47" style="position:absolute;left:0;text-align:left;margin-left:187.05pt;margin-top:244.25pt;width:117.65pt;height:32.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" adj="-12787,17667,-1102,5900">
                <v:textbox inset="5.85pt,.7pt,5.85pt,.7pt">
                  <w:txbxContent>
                    <w:p w:rsidR="00617500" w:rsidRDefault="00617500" w:rsidP="003D7E2E">
                      <w:pPr>
                        <w:ind w:leftChars="0" w:left="0" w:right="100"/>
                      </w:pPr>
                      <w:r>
                        <w:rPr>
                          <w:rFonts w:hint="eastAsia"/>
                        </w:rPr>
                        <w:t>現在の作業履歴を</w:t>
                      </w:r>
                    </w:p>
                    <w:p w:rsidR="00617500" w:rsidRDefault="00617500" w:rsidP="003D7E2E">
                      <w:pPr>
                        <w:ind w:leftChars="0" w:left="0" w:right="100"/>
                      </w:pPr>
                      <w:r>
                        <w:rPr>
                          <w:rFonts w:hint="eastAsia"/>
                        </w:rPr>
                        <w:t>お気に入り登録します。</w:t>
                      </w:r>
                    </w:p>
                  </w:txbxContent>
                </v:textbox>
                <o:callout v:ext="edit" minusy="t"/>
              </v:shape>
            </w:pict>
          </mc:Fallback>
        </mc:AlternateContent>
      </w:r>
      <w:r>
        <w:rPr>
          <w:noProof/>
        </w:rPr>
        <mc:AlternateContent>
          <mc:Choice Requires="wps">
            <w:drawing>
              <wp:anchor distT="0" distB="0" distL="114300" distR="114300" simplePos="0" relativeHeight="251663360" behindDoc="0" locked="0" layoutInCell="1" allowOverlap="1" wp14:anchorId="3F3D93E6">
                <wp:simplePos x="0" y="0"/>
                <wp:positionH relativeFrom="column">
                  <wp:posOffset>3261360</wp:posOffset>
                </wp:positionH>
                <wp:positionV relativeFrom="paragraph">
                  <wp:posOffset>1454150</wp:posOffset>
                </wp:positionV>
                <wp:extent cx="1571625" cy="371475"/>
                <wp:effectExtent l="809625" t="6350" r="9525" b="12700"/>
                <wp:wrapNone/>
                <wp:docPr id="62" name="AutoShape 5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71625" cy="371475"/>
                        </a:xfrm>
                        <a:prstGeom prst="borderCallout1">
                          <a:avLst>
                            <a:gd name="adj1" fmla="val 30769"/>
                            <a:gd name="adj2" fmla="val -4847"/>
                            <a:gd name="adj3" fmla="val 48718"/>
                            <a:gd name="adj4" fmla="val -50907"/>
                          </a:avLst>
                        </a:prstGeom>
                        <a:solidFill>
                          <a:srgbClr val="FFFFFF"/>
                        </a:solidFill>
                        <a:ln w="9525">
                          <a:solidFill>
                            <a:srgbClr val="000000"/>
                          </a:solidFill>
                          <a:miter lim="800000"/>
                          <a:headEnd/>
                          <a:tailEnd/>
                        </a:ln>
                      </wps:spPr>
                      <wps:txbx>
                        <w:txbxContent>
                          <w:p w:rsidR="00617500" w:rsidRDefault="00617500" w:rsidP="003D7E2E">
                            <w:pPr>
                              <w:ind w:leftChars="0" w:left="0" w:right="100"/>
                            </w:pPr>
                            <w:r>
                              <w:rPr>
                                <w:rFonts w:hint="eastAsia"/>
                              </w:rPr>
                              <w:t>選択した行の文字の色を黒か赤に変更します。</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3D93E6" id="AutoShape 514" o:spid="_x0000_s1109" type="#_x0000_t47" style="position:absolute;left:0;text-align:left;margin-left:256.8pt;margin-top:114.5pt;width:123.75pt;height:2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" adj="-10996,10523,-1047,6646">
                <v:textbox inset="5.85pt,.7pt,5.85pt,.7pt">
                  <w:txbxContent>
                    <w:p w:rsidR="00617500" w:rsidRDefault="00617500" w:rsidP="003D7E2E">
                      <w:pPr>
                        <w:ind w:leftChars="0" w:left="0" w:right="100"/>
                      </w:pPr>
                      <w:r>
                        <w:rPr>
                          <w:rFonts w:hint="eastAsia"/>
                        </w:rPr>
                        <w:t>選択した行の文字の色を黒か赤に変更します。</w:t>
                      </w:r>
                    </w:p>
                  </w:txbxContent>
                </v:textbox>
                <o:callout v:ext="edit" minusy="t"/>
              </v:shape>
            </w:pict>
          </mc:Fallback>
        </mc:AlternateContent>
      </w:r>
      <w:r>
        <w:rPr>
          <w:noProof/>
        </w:rPr>
        <mc:AlternateContent>
          <mc:Choice Requires="wps">
            <w:drawing>
              <wp:anchor distT="0" distB="0" distL="114300" distR="114300" simplePos="0" relativeHeight="251665408" behindDoc="0" locked="0" layoutInCell="1" allowOverlap="1" wp14:anchorId="6BE234B4">
                <wp:simplePos x="0" y="0"/>
                <wp:positionH relativeFrom="column">
                  <wp:posOffset>5080635</wp:posOffset>
                </wp:positionH>
                <wp:positionV relativeFrom="paragraph">
                  <wp:posOffset>2971165</wp:posOffset>
                </wp:positionV>
                <wp:extent cx="914400" cy="464185"/>
                <wp:effectExtent l="304800" t="8890" r="9525" b="12700"/>
                <wp:wrapNone/>
                <wp:docPr id="61" name="AutoShape 5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464185"/>
                        </a:xfrm>
                        <a:prstGeom prst="borderCallout1">
                          <a:avLst>
                            <a:gd name="adj1" fmla="val 24625"/>
                            <a:gd name="adj2" fmla="val -8333"/>
                            <a:gd name="adj3" fmla="val 93843"/>
                            <a:gd name="adj4" fmla="val -32292"/>
                          </a:avLst>
                        </a:prstGeom>
                        <a:solidFill>
                          <a:srgbClr val="FFFFFF"/>
                        </a:solidFill>
                        <a:ln w="9525">
                          <a:solidFill>
                            <a:srgbClr val="000000"/>
                          </a:solidFill>
                          <a:miter lim="800000"/>
                          <a:headEnd/>
                          <a:tailEnd/>
                        </a:ln>
                      </wps:spPr>
                      <wps:txbx>
                        <w:txbxContent>
                          <w:p w:rsidR="00617500" w:rsidRDefault="00617500" w:rsidP="001A7C73">
                            <w:pPr>
                              <w:ind w:left="100" w:right="100"/>
                            </w:pPr>
                            <w:r>
                              <w:rPr>
                                <w:rFonts w:hint="eastAsia"/>
                              </w:rPr>
                              <w:t>ウィンドウを閉じます。</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E234B4" id="AutoShape 516" o:spid="_x0000_s1110" type="#_x0000_t47" style="position:absolute;left:0;text-align:left;margin-left:400.05pt;margin-top:233.95pt;width:1in;height:36.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" adj="-6975,20270,,5319">
                <v:textbox inset="5.85pt,.7pt,5.85pt,.7pt">
                  <w:txbxContent>
                    <w:p w:rsidR="00617500" w:rsidRDefault="00617500" w:rsidP="001A7C73">
                      <w:pPr>
                        <w:ind w:left="100" w:right="100"/>
                      </w:pPr>
                      <w:r>
                        <w:rPr>
                          <w:rFonts w:hint="eastAsia"/>
                        </w:rPr>
                        <w:t>ウィンドウを閉じます。</w:t>
                      </w:r>
                    </w:p>
                  </w:txbxContent>
                </v:textbox>
                <o:callout v:ext="edit" minusy="t"/>
              </v:shape>
            </w:pict>
          </mc:Fallback>
        </mc:AlternateContent>
      </w:r>
      <w:r w:rsidR="00835714">
        <w:t>作業履歴画面が表示されます。</w:t>
      </w:r>
      <w:r w:rsidR="00835714">
        <w:br/>
      </w:r>
      <w:r>
        <w:rPr>
          <w:noProof/>
        </w:rPr>
        <mc:AlternateContent>
          <mc:Choice Requires="wpc">
            <w:drawing>
              <wp:inline distT="0" distB="0" distL="0" distR="0">
                <wp:extent cx="4676775" cy="3413760"/>
                <wp:effectExtent l="0" t="0" r="635" b="0"/>
                <wp:docPr id="60" name="キャンバス 2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59" name="Picture 472" descr="ScreenShot0004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76775" cy="341376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D396608" id="キャンバス 217" o:spid="_x0000_s1026" editas="canvas" style="width:368.25pt;height:268.8pt;mso-position-horizontal-relative:char;mso-position-vertical-relative:line" coordsize="46767,34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">
                <v:shape id="_x0000_s1027" type="#_x0000_t75" style="position:absolute;width:46767;height:34137;visibility:visible;mso-wrap-style:square">
                  <v:fill o:detectmouseclick="t"/>
                  <v:path o:connecttype="none"/>
                </v:shape>
                <v:shape id="Picture 472" o:spid="_x0000_s1028" type="#_x0000_t75" alt="ScreenShot00040" style="position:absolute;width:46767;height:341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3RMvHAAAA2wAAAA8AAABkcnMvZG93bnJldi54bWxEj0FrwkAUhO9C/8PyCr2ZjZZam7qKKAHB&#10;g2gL1tsz+0xSs29Ddo2xv75bKHgcZuYbZjLrTCVaalxpWcEgikEQZ1aXnCv4/Ej7YxDOI2usLJOC&#10;GzmYTR96E0y0vfKW2p3PRYCwS1BB4X2dSOmyggy6yNbEwTvZxqAPssmlbvAa4KaSwzgeSYMlh4UC&#10;a1oUlJ13F6PgkJ5/DsPn4/L0tXnd5wM+zjffa6WeHrv5OwhPnb+H/9srreDlDf6+hB8gp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v3RMvHAAAA2wAAAA8AAAAAAAAAAAAA&#10;AAAAnwIAAGRycy9kb3ducmV2LnhtbFBLBQYAAAAABAAEAPcAAACTAwAAAAA=&#10;">
                  <v:imagedata r:id="rId87" o:title="ScreenShot00040"/>
                </v:shape>
                <w10:anchorlock/>
              </v:group>
            </w:pict>
          </mc:Fallback>
        </mc:AlternateContent>
      </w:r>
    </w:p>
    <w:p w:rsidR="00835714" w:rsidRDefault="00835714" w:rsidP="0071315D">
      <w:pPr>
        <w:pStyle w:val="a4"/>
        <w:widowControl/>
        <w:numPr>
          <w:ilvl w:val="0"/>
          <w:numId w:val="18"/>
        </w:numPr>
        <w:snapToGrid/>
        <w:ind w:leftChars="0" w:right="100"/>
      </w:pPr>
      <w:r>
        <w:t>車両の作業履歴を入力し、「登録」ボタンを押下します。</w:t>
      </w:r>
    </w:p>
    <w:p w:rsidR="00835714" w:rsidRDefault="00835714" w:rsidP="0071315D">
      <w:pPr>
        <w:pStyle w:val="a4"/>
        <w:widowControl/>
        <w:numPr>
          <w:ilvl w:val="0"/>
          <w:numId w:val="18"/>
        </w:numPr>
        <w:snapToGrid/>
        <w:ind w:leftChars="0" w:right="100"/>
      </w:pPr>
      <w:r>
        <w:t>「登録しました。」と表示されれば、登録完了です。</w:t>
      </w:r>
      <w:r>
        <w:br/>
      </w:r>
    </w:p>
    <w:p w:rsidR="001C0BFE" w:rsidRPr="00835714" w:rsidRDefault="001C0BFE" w:rsidP="003A0E20">
      <w:pPr>
        <w:widowControl/>
        <w:snapToGrid/>
        <w:ind w:left="100" w:right="100"/>
      </w:pPr>
    </w:p>
    <w:p w:rsidR="002B4A10" w:rsidRDefault="002B4A10" w:rsidP="002B4A10">
      <w:pPr>
        <w:pStyle w:val="4"/>
        <w:spacing w:before="180" w:after="180"/>
        <w:ind w:left="100" w:right="100"/>
      </w:pPr>
      <w:bookmarkStart w:id="29" w:name="_Ref518412456"/>
      <w:bookmarkStart w:id="30" w:name="_Ref518412469"/>
      <w:bookmarkStart w:id="31" w:name="_Toc522271433"/>
      <w:r>
        <w:t>カーシェア日程</w:t>
      </w:r>
      <w:bookmarkEnd w:id="29"/>
      <w:bookmarkEnd w:id="30"/>
      <w:bookmarkEnd w:id="31"/>
    </w:p>
    <w:p w:rsidR="001C0BFE" w:rsidRDefault="00EB37B9" w:rsidP="001C0BFE">
      <w:pPr>
        <w:widowControl/>
        <w:snapToGrid/>
        <w:ind w:left="100" w:right="100"/>
      </w:pPr>
      <w:r>
        <w:rPr>
          <w:noProof/>
        </w:rPr>
        <mc:AlternateContent>
          <mc:Choice Requires="wpc">
            <w:drawing>
              <wp:inline distT="0" distB="0" distL="0" distR="0">
                <wp:extent cx="5643245" cy="3364865"/>
                <wp:effectExtent l="0" t="0" r="0" b="635"/>
                <wp:docPr id="126" name="キャンバス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53" name="Picture 475" descr="ScreenShot0004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28575"/>
                            <a:ext cx="5585460" cy="3260090"/>
                          </a:xfrm>
                          <a:prstGeom prst="rect">
                            <a:avLst/>
                          </a:prstGeom>
                          <a:noFill/>
                          <a:extLst>
                            <a:ext uri="{909E8E84-426E-40DD-AFC4-6F175D3DCCD1}">
                              <a14:hiddenFill xmlns:a14="http://schemas.microsoft.com/office/drawing/2010/main">
                                <a:solidFill>
                                  <a:srgbClr val="FFFFFF"/>
                                </a:solidFill>
                              </a14:hiddenFill>
                            </a:ext>
                          </a:extLst>
                        </pic:spPr>
                      </pic:pic>
                      <wps:wsp>
                        <wps:cNvPr id="54" name="AutoShape 660"/>
                        <wps:cNvSpPr>
                          <a:spLocks/>
                        </wps:cNvSpPr>
                        <wps:spPr bwMode="auto">
                          <a:xfrm>
                            <a:off x="3541395" y="578485"/>
                            <a:ext cx="1549400" cy="400050"/>
                          </a:xfrm>
                          <a:prstGeom prst="borderCallout1">
                            <a:avLst>
                              <a:gd name="adj1" fmla="val 28569"/>
                              <a:gd name="adj2" fmla="val -4917"/>
                              <a:gd name="adj3" fmla="val 12380"/>
                              <a:gd name="adj4" fmla="val -103769"/>
                            </a:avLst>
                          </a:prstGeom>
                          <a:solidFill>
                            <a:srgbClr val="FFFFFF"/>
                          </a:solidFill>
                          <a:ln w="9525">
                            <a:solidFill>
                              <a:srgbClr val="000000"/>
                            </a:solidFill>
                            <a:miter lim="800000"/>
                            <a:headEnd/>
                            <a:tailEnd/>
                          </a:ln>
                        </wps:spPr>
                        <wps:txbx>
                          <w:txbxContent>
                            <w:p w:rsidR="00617500" w:rsidRDefault="00617500">
                              <w:pPr>
                                <w:ind w:left="100" w:right="100"/>
                              </w:pPr>
                              <w:r>
                                <w:rPr>
                                  <w:rFonts w:hint="eastAsia"/>
                                </w:rPr>
                                <w:t>指定した条件を</w:t>
                              </w:r>
                            </w:p>
                            <w:p w:rsidR="00617500" w:rsidRDefault="00617500">
                              <w:pPr>
                                <w:ind w:left="100" w:right="100"/>
                              </w:pPr>
                              <w:r>
                                <w:rPr>
                                  <w:rFonts w:hint="eastAsia"/>
                                </w:rPr>
                                <w:t>お気に入り登録します。</w:t>
                              </w:r>
                            </w:p>
                          </w:txbxContent>
                        </wps:txbx>
                        <wps:bodyPr rot="0" vert="horz" wrap="square" lIns="74295" tIns="8890" rIns="74295" bIns="8890" anchor="t" anchorCtr="0" upright="1">
                          <a:noAutofit/>
                        </wps:bodyPr>
                      </wps:wsp>
                      <wps:wsp>
                        <wps:cNvPr id="55" name="AutoShape 661"/>
                        <wps:cNvSpPr>
                          <a:spLocks/>
                        </wps:cNvSpPr>
                        <wps:spPr bwMode="auto">
                          <a:xfrm>
                            <a:off x="3116580" y="2270760"/>
                            <a:ext cx="1391285" cy="428625"/>
                          </a:xfrm>
                          <a:prstGeom prst="borderCallout1">
                            <a:avLst>
                              <a:gd name="adj1" fmla="val 26625"/>
                              <a:gd name="adj2" fmla="val 105477"/>
                              <a:gd name="adj3" fmla="val 155324"/>
                              <a:gd name="adj4" fmla="val 130167"/>
                            </a:avLst>
                          </a:prstGeom>
                          <a:solidFill>
                            <a:srgbClr val="FFFFFF"/>
                          </a:solidFill>
                          <a:ln w="9525">
                            <a:solidFill>
                              <a:srgbClr val="000000"/>
                            </a:solidFill>
                            <a:miter lim="800000"/>
                            <a:headEnd/>
                            <a:tailEnd/>
                          </a:ln>
                        </wps:spPr>
                        <wps:txbx>
                          <w:txbxContent>
                            <w:p w:rsidR="00617500" w:rsidRDefault="00617500">
                              <w:pPr>
                                <w:ind w:left="100" w:right="100"/>
                              </w:pPr>
                              <w:r>
                                <w:rPr>
                                  <w:rFonts w:hint="eastAsia"/>
                                </w:rPr>
                                <w:t>試験車日程ウィンドウを閉じます。</w:t>
                              </w:r>
                            </w:p>
                          </w:txbxContent>
                        </wps:txbx>
                        <wps:bodyPr rot="0" vert="horz" wrap="square" lIns="74295" tIns="8890" rIns="74295" bIns="8890" anchor="t" anchorCtr="0" upright="1">
                          <a:noAutofit/>
                        </wps:bodyPr>
                      </wps:wsp>
                      <wps:wsp>
                        <wps:cNvPr id="56" name="AutoShape 662"/>
                        <wps:cNvSpPr>
                          <a:spLocks/>
                        </wps:cNvSpPr>
                        <wps:spPr bwMode="auto">
                          <a:xfrm>
                            <a:off x="1245870" y="1377950"/>
                            <a:ext cx="1549400" cy="399415"/>
                          </a:xfrm>
                          <a:prstGeom prst="borderCallout1">
                            <a:avLst>
                              <a:gd name="adj1" fmla="val 28616"/>
                              <a:gd name="adj2" fmla="val -4917"/>
                              <a:gd name="adj3" fmla="val -162005"/>
                              <a:gd name="adj4" fmla="val -22625"/>
                            </a:avLst>
                          </a:prstGeom>
                          <a:solidFill>
                            <a:srgbClr val="FFFFFF"/>
                          </a:solidFill>
                          <a:ln w="9525">
                            <a:solidFill>
                              <a:srgbClr val="000000"/>
                            </a:solidFill>
                            <a:miter lim="800000"/>
                            <a:headEnd/>
                            <a:tailEnd/>
                          </a:ln>
                        </wps:spPr>
                        <wps:txbx>
                          <w:txbxContent>
                            <w:p w:rsidR="00617500" w:rsidRDefault="00617500">
                              <w:pPr>
                                <w:ind w:left="100" w:right="100"/>
                              </w:pPr>
                              <w:r>
                                <w:rPr>
                                  <w:rFonts w:hint="eastAsia"/>
                                </w:rPr>
                                <w:t>入力した検索条件を初期状態に戻します。</w:t>
                              </w:r>
                            </w:p>
                          </w:txbxContent>
                        </wps:txbx>
                        <wps:bodyPr rot="0" vert="horz" wrap="square" lIns="74295" tIns="8890" rIns="74295" bIns="8890" anchor="t" anchorCtr="0" upright="1">
                          <a:noAutofit/>
                        </wps:bodyPr>
                      </wps:wsp>
                      <wps:wsp>
                        <wps:cNvPr id="57" name="AutoShape 663"/>
                        <wps:cNvSpPr>
                          <a:spLocks/>
                        </wps:cNvSpPr>
                        <wps:spPr bwMode="auto">
                          <a:xfrm>
                            <a:off x="1227455" y="2652395"/>
                            <a:ext cx="1548130" cy="396875"/>
                          </a:xfrm>
                          <a:prstGeom prst="borderCallout1">
                            <a:avLst>
                              <a:gd name="adj1" fmla="val 28801"/>
                              <a:gd name="adj2" fmla="val -4921"/>
                              <a:gd name="adj3" fmla="val -476319"/>
                              <a:gd name="adj4" fmla="val -64398"/>
                            </a:avLst>
                          </a:prstGeom>
                          <a:solidFill>
                            <a:srgbClr val="FFFFFF"/>
                          </a:solidFill>
                          <a:ln w="9525">
                            <a:solidFill>
                              <a:srgbClr val="000000"/>
                            </a:solidFill>
                            <a:miter lim="800000"/>
                            <a:headEnd/>
                            <a:tailEnd/>
                          </a:ln>
                        </wps:spPr>
                        <wps:txbx>
                          <w:txbxContent>
                            <w:p w:rsidR="00617500" w:rsidRDefault="00617500">
                              <w:pPr>
                                <w:ind w:left="100" w:right="100"/>
                              </w:pPr>
                              <w:r>
                                <w:rPr>
                                  <w:rFonts w:hint="eastAsia"/>
                                </w:rPr>
                                <w:t>設定した条件で検索をします。</w:t>
                              </w:r>
                            </w:p>
                          </w:txbxContent>
                        </wps:txbx>
                        <wps:bodyPr rot="0" vert="horz" wrap="square" lIns="74295" tIns="8890" rIns="74295" bIns="8890" anchor="t" anchorCtr="0" upright="1">
                          <a:noAutofit/>
                        </wps:bodyPr>
                      </wps:wsp>
                      <wps:wsp>
                        <wps:cNvPr id="58" name="AutoShape 664"/>
                        <wps:cNvSpPr>
                          <a:spLocks/>
                        </wps:cNvSpPr>
                        <wps:spPr bwMode="auto">
                          <a:xfrm>
                            <a:off x="3055620" y="9525"/>
                            <a:ext cx="1548765" cy="399415"/>
                          </a:xfrm>
                          <a:prstGeom prst="borderCallout1">
                            <a:avLst>
                              <a:gd name="adj1" fmla="val 28616"/>
                              <a:gd name="adj2" fmla="val -4921"/>
                              <a:gd name="adj3" fmla="val 81241"/>
                              <a:gd name="adj4" fmla="val -158468"/>
                            </a:avLst>
                          </a:prstGeom>
                          <a:solidFill>
                            <a:srgbClr val="FFFFFF"/>
                          </a:solidFill>
                          <a:ln w="9525">
                            <a:solidFill>
                              <a:srgbClr val="000000"/>
                            </a:solidFill>
                            <a:miter lim="800000"/>
                            <a:headEnd/>
                            <a:tailEnd/>
                          </a:ln>
                        </wps:spPr>
                        <wps:txbx>
                          <w:txbxContent>
                            <w:p w:rsidR="00617500" w:rsidRDefault="00617500" w:rsidP="003D7E2E">
                              <w:pPr>
                                <w:ind w:leftChars="25" w:right="100"/>
                              </w:pPr>
                              <w:r>
                                <w:rPr>
                                  <w:rFonts w:hint="eastAsia"/>
                                </w:rPr>
                                <w:t>検索条件テーブルを表示・非表示にします。</w:t>
                              </w:r>
                            </w:p>
                          </w:txbxContent>
                        </wps:txbx>
                        <wps:bodyPr rot="0" vert="horz" wrap="square" lIns="74295" tIns="8890" rIns="74295" bIns="8890" anchor="t" anchorCtr="0" upright="1">
                          <a:noAutofit/>
                        </wps:bodyPr>
                      </wps:wsp>
                    </wpc:wpc>
                  </a:graphicData>
                </a:graphic>
              </wp:inline>
            </w:drawing>
          </mc:Choice>
          <mc:Fallback>
            <w:pict>
              <v:group id="キャンバス 126" o:spid="_x0000_s1111" editas="canvas" style="width:444.35pt;height:264.95pt;mso-position-horizontal-relative:char;mso-position-vertical-relative:line" coordsize="56432,33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">
                <v:shape id="_x0000_s1112" type="#_x0000_t75" style="position:absolute;width:56432;height:33648;visibility:visible;mso-wrap-style:square">
                  <v:fill o:detectmouseclick="t"/>
                  <v:path o:connecttype="none"/>
                </v:shape>
                <v:shape id="Picture 475" o:spid="_x0000_s1113" type="#_x0000_t75" alt="ScreenShot00042" style="position:absolute;top:285;width:55854;height:326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bvIHFAAAA2wAAAA8AAABkcnMvZG93bnJldi54bWxEj0FrwkAUhO+C/2F5BW/NxopBoqtYW6Fo&#10;C9bqwdsj+5oNZt+G7FbTf98VCh6HmfmGmS06W4sLtb5yrGCYpCCIC6crLhUcvtaPExA+IGusHZOC&#10;X/KwmPd7M8y1u/InXfahFBHCPkcFJoQml9IXhiz6xDXE0ft2rcUQZVtK3eI1wm0tn9I0kxYrjgsG&#10;G1oZKs77H6vALXeZ+Xg/pZvXF862xWr4fAxrpQYP3XIKIlAX7uH/9ptWMB7B7Uv8AXL+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W7yBxQAAANsAAAAPAAAAAAAAAAAAAAAA&#10;AJ8CAABkcnMvZG93bnJldi54bWxQSwUGAAAAAAQABAD3AAAAkQMAAAAA&#10;">
                  <v:imagedata r:id="rId89" o:title="ScreenShot00042"/>
                </v:shape>
                <v:shape id="AutoShape 660" o:spid="_x0000_s1114" type="#_x0000_t47" style="position:absolute;left:35413;top:5784;width:15494;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OkFMEA&#10;AADbAAAADwAAAGRycy9kb3ducmV2LnhtbESPzWrDMBCE74W8g9hAb7Wc0prgRAkhTaD0lp8HWKyN&#10;bWKtVGmbuG9fFQo9DrPzzc5yPbpB3Sim3rOBWVGCIm687bk1cD7tn+agkiBbHDyTgW9KsF5NHpZY&#10;W3/nA92O0qoM4VSjgU4k1FqnpiOHqfCBOHsXHx1KlrHVNuI9w92gn8uy0g57zg0dBtp21FyPXy6/&#10;0X+GKmwPzRA/0O0qL+TfxJjH6bhZgBIa5f/4L/1uDby+wO+WDAC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LTpBTBAAAA2wAAAA8AAAAAAAAAAAAAAAAAmAIAAGRycy9kb3du&#10;cmV2LnhtbFBLBQYAAAAABAAEAPUAAACGAwAAAAA=&#10;" adj="-22414,2674,-1062,6171">
                  <v:textbox inset="5.85pt,.7pt,5.85pt,.7pt">
                    <w:txbxContent>
                      <w:p w:rsidR="00617500" w:rsidRDefault="00617500">
                        <w:pPr>
                          <w:ind w:left="100" w:right="100"/>
                        </w:pPr>
                        <w:r>
                          <w:rPr>
                            <w:rFonts w:hint="eastAsia"/>
                          </w:rPr>
                          <w:t>指定した条件を</w:t>
                        </w:r>
                      </w:p>
                      <w:p w:rsidR="00617500" w:rsidRDefault="00617500">
                        <w:pPr>
                          <w:ind w:left="100" w:right="100"/>
                        </w:pPr>
                        <w:r>
                          <w:rPr>
                            <w:rFonts w:hint="eastAsia"/>
                          </w:rPr>
                          <w:t>お気に入り登録します。</w:t>
                        </w:r>
                      </w:p>
                    </w:txbxContent>
                  </v:textbox>
                </v:shape>
                <v:shape id="AutoShape 661" o:spid="_x0000_s1115" type="#_x0000_t47" style="position:absolute;left:31165;top:22707;width:13913;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CFcsMA&#10;AADbAAAADwAAAGRycy9kb3ducmV2LnhtbESPQWvCQBSE7wX/w/IEb3UTJUWiq4ggiAehsVCPj+xz&#10;E8y+jdlVo7++Wyj0OMzMN8xi1dtG3KnztWMF6TgBQVw6XbNR8HXcvs9A+ICssXFMCp7kYbUcvC0w&#10;1+7Bn3QvghERwj5HBVUIbS6lLyuy6MeuJY7e2XUWQ5SdkbrDR4TbRk6S5ENarDkuVNjSpqLyUtys&#10;gv3JvxLpU1Psj4dsOjXYpt9XpUbDfj0HEagP/+G/9k4ryDL4/R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CFcsMAAADbAAAADwAAAAAAAAAAAAAAAACYAgAAZHJzL2Rv&#10;d25yZXYueG1sUEsFBgAAAAAEAAQA9QAAAIgDAAAAAA==&#10;" adj="28116,33550,22783,5751">
                  <v:textbox inset="5.85pt,.7pt,5.85pt,.7pt">
                    <w:txbxContent>
                      <w:p w:rsidR="00617500" w:rsidRDefault="00617500">
                        <w:pPr>
                          <w:ind w:left="100" w:right="100"/>
                        </w:pPr>
                        <w:r>
                          <w:rPr>
                            <w:rFonts w:hint="eastAsia"/>
                          </w:rPr>
                          <w:t>試験車日程ウィンドウを閉じます。</w:t>
                        </w:r>
                      </w:p>
                    </w:txbxContent>
                  </v:textbox>
                  <o:callout v:ext="edit" minusx="t" minusy="t"/>
                </v:shape>
                <v:shape id="AutoShape 662" o:spid="_x0000_s1116" type="#_x0000_t47" style="position:absolute;left:12458;top:13779;width:15494;height:3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1RpcMA&#10;AADbAAAADwAAAGRycy9kb3ducmV2LnhtbESPT2sCMRTE70K/Q3gFb5qt2FVWoxTB4qXgn9bzc/O6&#10;Wdy8LEnU9dubQsHjMDO/YebLzjbiSj7UjhW8DTMQxKXTNVcKvg/rwRREiMgaG8ek4E4BlouX3hwL&#10;7W68o+s+ViJBOBSowMTYFlKG0pDFMHQtcfJ+nbcYk/SV1B5vCW4bOcqyXFqsOS0YbGllqDzvL1aB&#10;P1Xj0eXz6Nmvy6/zNt/9rCZGqf5r9zEDEamLz/B/e6MVvOfw9yX9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1RpcMAAADbAAAADwAAAAAAAAAAAAAAAACYAgAAZHJzL2Rv&#10;d25yZXYueG1sUEsFBgAAAAAEAAQA9QAAAIgDAAAAAA==&#10;" adj="-4887,-34993,-1062,6181">
                  <v:textbox inset="5.85pt,.7pt,5.85pt,.7pt">
                    <w:txbxContent>
                      <w:p w:rsidR="00617500" w:rsidRDefault="00617500">
                        <w:pPr>
                          <w:ind w:left="100" w:right="100"/>
                        </w:pPr>
                        <w:r>
                          <w:rPr>
                            <w:rFonts w:hint="eastAsia"/>
                          </w:rPr>
                          <w:t>入力した検索条件を初期状態に戻します。</w:t>
                        </w:r>
                      </w:p>
                    </w:txbxContent>
                  </v:textbox>
                </v:shape>
                <v:shape id="AutoShape 663" o:spid="_x0000_s1117" type="#_x0000_t47" style="position:absolute;left:12274;top:26523;width:15481;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HcQcIA&#10;AADbAAAADwAAAGRycy9kb3ducmV2LnhtbESPS6vCMBSE94L/IRzB3TX1cV/VKCIKurytcLeH5thW&#10;m5PSpFr/vREEl8PMfMMsVp2pxJUaV1pWMB5FIIgzq0vOFRzT3ccPCOeRNVaWScGdHKyW/d4CY21v&#10;/EfXxOciQNjFqKDwvo6ldFlBBt3I1sTBO9nGoA+yyaVu8BbgppKTKPqSBksOCwXWtCkouyStUXCu&#10;x4fpwfO2nR3X/79dmU4nbarUcNCt5yA8df4dfrX3WsHnNzy/h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gdxBwgAAANsAAAAPAAAAAAAAAAAAAAAAAJgCAABkcnMvZG93&#10;bnJldi54bWxQSwUGAAAAAAQABAD1AAAAhwMAAAAA&#10;" adj="-13910,-102885,-1063,6221">
                  <v:textbox inset="5.85pt,.7pt,5.85pt,.7pt">
                    <w:txbxContent>
                      <w:p w:rsidR="00617500" w:rsidRDefault="00617500">
                        <w:pPr>
                          <w:ind w:left="100" w:right="100"/>
                        </w:pPr>
                        <w:r>
                          <w:rPr>
                            <w:rFonts w:hint="eastAsia"/>
                          </w:rPr>
                          <w:t>設定した条件で検索をします。</w:t>
                        </w:r>
                      </w:p>
                    </w:txbxContent>
                  </v:textbox>
                </v:shape>
                <v:shape id="AutoShape 664" o:spid="_x0000_s1118" type="#_x0000_t47" style="position:absolute;left:30556;top:95;width:15487;height:3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2yHMIA&#10;AADbAAAADwAAAGRycy9kb3ducmV2LnhtbERPz2vCMBS+D/wfwhO8ralDu9kZpQxEbzK3gce35q0t&#10;a15KktbqX28Ogx0/vt/r7WhaMZDzjWUF8yQFQVxa3XCl4PNj9/gCwgdkja1lUnAlD9vN5GGNubYX&#10;fqfhFCoRQ9jnqKAOocul9GVNBn1iO+LI/VhnMEToKqkdXmK4aeVTmmbSYMOxocaO3moqf0+9UfAV&#10;usWh6PfPq29D2S1bHM/zdlBqNh2LVxCBxvAv/nMftIJlHBu/xB8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LbIcwgAAANsAAAAPAAAAAAAAAAAAAAAAAJgCAABkcnMvZG93&#10;bnJldi54bWxQSwUGAAAAAAQABAD1AAAAhwMAAAAA&#10;" adj="-34229,17548,-1063,6181">
                  <v:textbox inset="5.85pt,.7pt,5.85pt,.7pt">
                    <w:txbxContent>
                      <w:p w:rsidR="00617500" w:rsidRDefault="00617500" w:rsidP="003D7E2E">
                        <w:pPr>
                          <w:ind w:leftChars="25" w:right="100"/>
                        </w:pPr>
                        <w:r>
                          <w:rPr>
                            <w:rFonts w:hint="eastAsia"/>
                          </w:rPr>
                          <w:t>検索条件テーブルを表示・非表示にします。</w:t>
                        </w:r>
                      </w:p>
                    </w:txbxContent>
                  </v:textbox>
                  <o:callout v:ext="edit" minusy="t"/>
                </v:shape>
                <w10:anchorlock/>
              </v:group>
            </w:pict>
          </mc:Fallback>
        </mc:AlternateContent>
      </w:r>
    </w:p>
    <w:p w:rsidR="001C0BFE" w:rsidRDefault="001C0BFE" w:rsidP="001C0BFE">
      <w:pPr>
        <w:widowControl/>
        <w:snapToGrid/>
        <w:ind w:left="100" w:right="100"/>
      </w:pPr>
    </w:p>
    <w:p w:rsidR="001C0BFE" w:rsidRDefault="001C0BFE" w:rsidP="001C0BFE">
      <w:pPr>
        <w:pStyle w:val="12"/>
        <w:ind w:right="200"/>
      </w:pPr>
      <w:bookmarkStart w:id="32" w:name="_Toc522271434"/>
      <w:r>
        <w:rPr>
          <w:rFonts w:hint="eastAsia"/>
        </w:rPr>
        <w:lastRenderedPageBreak/>
        <w:t>項目色</w:t>
      </w:r>
      <w:r w:rsidR="0004597B">
        <w:rPr>
          <w:rFonts w:hint="eastAsia"/>
        </w:rPr>
        <w:t>及びスケジュール色</w:t>
      </w:r>
      <w:r>
        <w:t>の説明</w:t>
      </w:r>
      <w:bookmarkEnd w:id="32"/>
    </w:p>
    <w:p w:rsidR="001C0BFE" w:rsidRDefault="00EB37B9" w:rsidP="001C0BFE">
      <w:pPr>
        <w:widowControl/>
        <w:snapToGrid/>
        <w:ind w:left="100" w:right="100"/>
      </w:pPr>
      <w:r>
        <w:rPr>
          <w:noProof/>
        </w:rPr>
        <mc:AlternateContent>
          <mc:Choice Requires="wpc">
            <w:drawing>
              <wp:inline distT="0" distB="0" distL="0" distR="0">
                <wp:extent cx="5974080" cy="2484755"/>
                <wp:effectExtent l="0" t="0" r="2540" b="13970"/>
                <wp:docPr id="105" name="キャンバス 1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48" name="Picture 476" descr="ScreenShot0004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3121660" y="9525"/>
                            <a:ext cx="2852420" cy="18567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 name="Picture 477" descr="ScreenShot0004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21255" cy="1984375"/>
                          </a:xfrm>
                          <a:prstGeom prst="rect">
                            <a:avLst/>
                          </a:prstGeom>
                          <a:noFill/>
                          <a:extLst>
                            <a:ext uri="{909E8E84-426E-40DD-AFC4-6F175D3DCCD1}">
                              <a14:hiddenFill xmlns:a14="http://schemas.microsoft.com/office/drawing/2010/main">
                                <a:solidFill>
                                  <a:srgbClr val="FFFFFF"/>
                                </a:solidFill>
                              </a14:hiddenFill>
                            </a:ext>
                          </a:extLst>
                        </pic:spPr>
                      </pic:pic>
                      <wps:wsp>
                        <wps:cNvPr id="50" name="AutoShape 108"/>
                        <wps:cNvSpPr>
                          <a:spLocks noChangeArrowheads="1"/>
                        </wps:cNvSpPr>
                        <wps:spPr bwMode="auto">
                          <a:xfrm>
                            <a:off x="28575" y="669925"/>
                            <a:ext cx="1394460" cy="1304290"/>
                          </a:xfrm>
                          <a:prstGeom prst="roundRect">
                            <a:avLst>
                              <a:gd name="adj" fmla="val 8338"/>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 name="AutoShape 135"/>
                        <wps:cNvSpPr>
                          <a:spLocks noChangeArrowheads="1"/>
                        </wps:cNvSpPr>
                        <wps:spPr bwMode="auto">
                          <a:xfrm>
                            <a:off x="1423035" y="1038225"/>
                            <a:ext cx="960755" cy="241300"/>
                          </a:xfrm>
                          <a:prstGeom prst="roundRect">
                            <a:avLst>
                              <a:gd name="adj" fmla="val 8338"/>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2" name="AutoShape 109"/>
                        <wps:cNvSpPr>
                          <a:spLocks/>
                        </wps:cNvSpPr>
                        <wps:spPr bwMode="auto">
                          <a:xfrm>
                            <a:off x="1263650" y="2057400"/>
                            <a:ext cx="2838450" cy="427355"/>
                          </a:xfrm>
                          <a:prstGeom prst="borderCallout2">
                            <a:avLst>
                              <a:gd name="adj1" fmla="val 26745"/>
                              <a:gd name="adj2" fmla="val 102685"/>
                              <a:gd name="adj3" fmla="val 26745"/>
                              <a:gd name="adj4" fmla="val 121028"/>
                              <a:gd name="adj5" fmla="val -409657"/>
                              <a:gd name="adj6" fmla="val 139440"/>
                            </a:avLst>
                          </a:prstGeom>
                          <a:solidFill>
                            <a:srgbClr val="FFFFFF"/>
                          </a:solidFill>
                          <a:ln w="9525">
                            <a:solidFill>
                              <a:srgbClr val="000000"/>
                            </a:solidFill>
                            <a:miter lim="800000"/>
                            <a:headEnd/>
                            <a:tailEnd/>
                          </a:ln>
                        </wps:spPr>
                        <wps:txbx>
                          <w:txbxContent>
                            <w:p w:rsidR="00617500" w:rsidRDefault="00617500" w:rsidP="00315EF4">
                              <w:pPr>
                                <w:ind w:left="100" w:right="100"/>
                              </w:pPr>
                              <w:r>
                                <w:t>項目色の説明を確認するには、画面上部の「凡例」ボタンを押下し確認してください。</w:t>
                              </w:r>
                            </w:p>
                          </w:txbxContent>
                        </wps:txbx>
                        <wps:bodyPr rot="0" vert="horz" wrap="square" lIns="74295" tIns="8890" rIns="74295" bIns="8890" anchor="t" anchorCtr="0" upright="1">
                          <a:noAutofit/>
                        </wps:bodyPr>
                      </wps:wsp>
                    </wpc:wpc>
                  </a:graphicData>
                </a:graphic>
              </wp:inline>
            </w:drawing>
          </mc:Choice>
          <mc:Fallback>
            <w:pict>
              <v:group id="キャンバス 105" o:spid="_x0000_s1119" editas="canvas" style="width:470.4pt;height:195.65pt;mso-position-horizontal-relative:char;mso-position-vertical-relative:line" coordsize="59740,24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">
                <v:shape id="_x0000_s1120" type="#_x0000_t75" style="position:absolute;width:59740;height:24847;visibility:visible;mso-wrap-style:square">
                  <v:fill o:detectmouseclick="t"/>
                  <v:path o:connecttype="none"/>
                </v:shape>
                <v:shape id="Picture 476" o:spid="_x0000_s1121" type="#_x0000_t75" alt="ScreenShot00043" style="position:absolute;left:31216;top:95;width:28524;height:185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YpZjEAAAA2wAAAA8AAABkcnMvZG93bnJldi54bWxET8tqwkAU3Qv+w3CFbqROKlZK6kSk0KoF&#10;F8a20N1t5uZBM3dCZkzi3zsLweXhvFfrwdSio9ZVlhU8zSIQxJnVFRcKvk7vjy8gnEfWWFsmBRdy&#10;sE7GoxXG2vZ8pC71hQgh7GJUUHrfxFK6rCSDbmYb4sDltjXoA2wLqVvsQ7ip5TyKltJgxaGhxIbe&#10;Ssr+07NR8Dfd+5/Obvfniz3k84/n/vv3c6PUw2TYvILwNPi7+ObeaQWLMDZ8CT9AJl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QYpZjEAAAA2wAAAA8AAAAAAAAAAAAAAAAA&#10;nwIAAGRycy9kb3ducmV2LnhtbFBLBQYAAAAABAAEAPcAAACQAwAAAAA=&#10;">
                  <v:imagedata r:id="rId92" o:title="ScreenShot00043"/>
                </v:shape>
                <v:shape id="Picture 477" o:spid="_x0000_s1122" type="#_x0000_t75" alt="ScreenShot00044" style="position:absolute;width:24212;height:198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XI+PDAAAA2wAAAA8AAABkcnMvZG93bnJldi54bWxEj0FrwkAUhO8F/8PyBG91Y21Fo6tIQRGk&#10;ilH0+sg+k2D2bciuMf77bqHgcZiZb5jZojWlaKh2hWUFg34Egji1uuBMwem4eh+DcB5ZY2mZFDzJ&#10;wWLeeZthrO2DD9QkPhMBwi5GBbn3VSylS3My6Pq2Ig7e1dYGfZB1JnWNjwA3pfyIopE0WHBYyLGi&#10;75zSW3I3Cn5OX9urTS7PIe6atWO9356bvVK9brucgvDU+lf4v73RCj4n8Pcl/AA5/w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hcj48MAAADbAAAADwAAAAAAAAAAAAAAAACf&#10;AgAAZHJzL2Rvd25yZXYueG1sUEsFBgAAAAAEAAQA9wAAAI8DAAAAAA==&#10;">
                  <v:imagedata r:id="rId93" o:title="ScreenShot00044"/>
                </v:shape>
                <v:roundrect id="AutoShape 108" o:spid="_x0000_s1123" style="position:absolute;left:285;top:6699;width:13945;height:13043;visibility:visible;mso-wrap-style:square;v-text-anchor:top" arcsize="546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UTGcEA&#10;AADbAAAADwAAAGRycy9kb3ducmV2LnhtbERPzWoCMRC+C32HMIXeNKtgsatRrCJIxYNbH2DcjLuL&#10;yWSbRN326ZuD4PHj+58tOmvEjXxoHCsYDjIQxKXTDVcKjt+b/gREiMgajWNS8EsBFvOX3gxz7e58&#10;oFsRK5FCOOSooI6xzaUMZU0Ww8C1xIk7O28xJugrqT3eU7g1cpRl79Jiw6mhxpZWNZWX4moVGD/c&#10;jcxqX6I96W67/vv6/Nj/KPX22i2nICJ18Sl+uLdawTitT1/SD5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1ExnBAAAA2wAAAA8AAAAAAAAAAAAAAAAAmAIAAGRycy9kb3du&#10;cmV2LnhtbFBLBQYAAAAABAAEAPUAAACGAwAAAAA=&#10;" filled="f" strokecolor="red">
                  <v:textbox inset="5.85pt,.7pt,5.85pt,.7pt"/>
                </v:roundrect>
                <v:roundrect id="AutoShape 135" o:spid="_x0000_s1124" style="position:absolute;left:14230;top:10382;width:9607;height:2413;visibility:visible;mso-wrap-style:square;v-text-anchor:top" arcsize="546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m2gsQA&#10;AADbAAAADwAAAGRycy9kb3ducmV2LnhtbESP0WoCMRRE3wX/IdyCb5pdwWK3RqlKQSw+VP2A283t&#10;7tLkZk1SXfv1jSD4OMzMGWa26KwRZ/KhcawgH2UgiEunG64UHA/vwymIEJE1Gsek4EoBFvN+b4aF&#10;dhf+pPM+ViJBOBSooI6xLaQMZU0Ww8i1xMn7dt5iTNJXUnu8JLg1cpxlz9Jiw2mhxpZWNZU/+1+r&#10;wPj8Y2xWuxLtl+4267/t8mV3Umrw1L29gojUxUf43t5oBZMcbl/SD5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5toLEAAAA2wAAAA8AAAAAAAAAAAAAAAAAmAIAAGRycy9k&#10;b3ducmV2LnhtbFBLBQYAAAAABAAEAPUAAACJAwAAAAA=&#10;" filled="f" strokecolor="red">
                  <v:textbox inset="5.85pt,.7pt,5.85pt,.7pt"/>
                </v:roundrect>
                <v:shape id="AutoShape 109" o:spid="_x0000_s1125" type="#_x0000_t48" style="position:absolute;left:12636;top:20574;width:28385;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r24cIA&#10;AADbAAAADwAAAGRycy9kb3ducmV2LnhtbESPQWvCQBSE7wX/w/KE3upGwRCiq4gg9mAPja14fGaf&#10;STD7NuxuNf77riB4HGbmG2a+7E0rruR8Y1nBeJSAIC6tbrhS8LPffGQgfEDW2FomBXfysFwM3uaY&#10;a3vjb7oWoRIRwj5HBXUIXS6lL2sy6Ee2I47e2TqDIUpXSe3wFuGmlZMkSaXBhuNCjR2tayovxZ9R&#10;4LJdusXD8bfHTaq/8HQPMiuUeh/2qxmIQH14hZ/tT61gOoHHl/g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yvbhwgAAANsAAAAPAAAAAAAAAAAAAAAAAJgCAABkcnMvZG93&#10;bnJldi54bWxQSwUGAAAAAAQABAD1AAAAhwMAAAAA&#10;" adj="30119,-88486,26142,5777,22180,5777">
                  <v:textbox inset="5.85pt,.7pt,5.85pt,.7pt">
                    <w:txbxContent>
                      <w:p w:rsidR="00617500" w:rsidRDefault="00617500" w:rsidP="00315EF4">
                        <w:pPr>
                          <w:ind w:left="100" w:right="100"/>
                        </w:pPr>
                        <w:r>
                          <w:t>項目色の説明を確認するには、画面上部の「凡例」ボタンを押下し確認してください。</w:t>
                        </w:r>
                      </w:p>
                    </w:txbxContent>
                  </v:textbox>
                  <o:callout v:ext="edit" minusx="t"/>
                </v:shape>
                <w10:anchorlock/>
              </v:group>
            </w:pict>
          </mc:Fallback>
        </mc:AlternateContent>
      </w:r>
    </w:p>
    <w:p w:rsidR="001C0BFE" w:rsidRDefault="001C0BFE" w:rsidP="001C0BFE">
      <w:pPr>
        <w:widowControl/>
        <w:snapToGrid/>
        <w:ind w:left="100" w:right="100"/>
      </w:pPr>
    </w:p>
    <w:p w:rsidR="003550B8" w:rsidRDefault="003550B8" w:rsidP="003550B8">
      <w:pPr>
        <w:pStyle w:val="12"/>
        <w:ind w:right="200"/>
      </w:pPr>
      <w:bookmarkStart w:id="33" w:name="_Toc522271435"/>
      <w:r>
        <w:t>スケジュール登録の制限事項</w:t>
      </w:r>
      <w:bookmarkEnd w:id="33"/>
    </w:p>
    <w:p w:rsidR="003550B8" w:rsidRDefault="003550B8" w:rsidP="001C0BFE">
      <w:pPr>
        <w:widowControl/>
        <w:snapToGrid/>
        <w:ind w:left="100" w:right="100"/>
      </w:pPr>
      <w:r>
        <w:rPr>
          <w:rFonts w:hint="eastAsia"/>
        </w:rPr>
        <w:t>スケジュールは</w:t>
      </w:r>
      <w:r>
        <w:rPr>
          <w:rFonts w:hint="eastAsia"/>
        </w:rPr>
        <w:t>5</w:t>
      </w:r>
      <w:r>
        <w:rPr>
          <w:rFonts w:hint="eastAsia"/>
        </w:rPr>
        <w:t>日間を超える予約はできません。</w:t>
      </w:r>
      <w:r>
        <w:rPr>
          <w:rFonts w:hint="eastAsia"/>
        </w:rPr>
        <w:t>5</w:t>
      </w:r>
      <w:r>
        <w:rPr>
          <w:rFonts w:hint="eastAsia"/>
        </w:rPr>
        <w:t>日間以内</w:t>
      </w:r>
      <w:r>
        <w:t>で期間を指定し登録してください。</w:t>
      </w:r>
    </w:p>
    <w:p w:rsidR="003550B8" w:rsidRDefault="00EB37B9" w:rsidP="001C0BFE">
      <w:pPr>
        <w:widowControl/>
        <w:snapToGrid/>
        <w:ind w:left="100" w:right="100"/>
      </w:pPr>
      <w:r>
        <w:rPr>
          <w:noProof/>
        </w:rPr>
        <mc:AlternateContent>
          <mc:Choice Requires="wpc">
            <w:drawing>
              <wp:inline distT="0" distB="0" distL="0" distR="0">
                <wp:extent cx="3068320" cy="1210310"/>
                <wp:effectExtent l="5080" t="0" r="3175" b="0"/>
                <wp:docPr id="147" name="キャンバス 1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47" name="Picture 482" descr="ScreenShot0004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45818" cy="1095128"/>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93385F5" id="キャンバス 147" o:spid="_x0000_s1026" editas="canvas" style="width:241.6pt;height:95.3pt;mso-position-horizontal-relative:char;mso-position-vertical-relative:line" coordsize="30683,12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">
                <v:shape id="_x0000_s1027" type="#_x0000_t75" style="position:absolute;width:30683;height:12103;visibility:visible;mso-wrap-style:square">
                  <v:fill o:detectmouseclick="t"/>
                  <v:path o:connecttype="none"/>
                </v:shape>
                <v:shape id="Picture 482" o:spid="_x0000_s1028" type="#_x0000_t75" alt="ScreenShot00046" style="position:absolute;width:30458;height:10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jYgTFAAAA2wAAAA8AAABkcnMvZG93bnJldi54bWxEj0FrwkAUhO+C/2F5hV6kbiyShNRV1FLq&#10;VdtDe3tkX5OQ7Nuwu5q0v74rCB6HmfmGWW1G04kLOd9YVrCYJyCIS6sbrhR8frw95SB8QNbYWSYF&#10;v+Rhs55OVlhoO/CRLqdQiQhhX6CCOoS+kNKXNRn0c9sTR+/HOoMhSldJ7XCIcNPJ5yRJpcGG40KN&#10;Pe1rKtvT2Sgw31nS5mmb/u2Hxev7cpbtzJdT6vFh3L6ACDSGe/jWPmgFywyuX+IPkO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I2IExQAAANsAAAAPAAAAAAAAAAAAAAAA&#10;AJ8CAABkcnMvZG93bnJldi54bWxQSwUGAAAAAAQABAD3AAAAkQMAAAAA&#10;">
                  <v:imagedata r:id="rId95" o:title="ScreenShot00046"/>
                </v:shape>
                <w10:anchorlock/>
              </v:group>
            </w:pict>
          </mc:Fallback>
        </mc:AlternateContent>
      </w:r>
    </w:p>
    <w:p w:rsidR="003550B8" w:rsidRDefault="003550B8" w:rsidP="001C0BFE">
      <w:pPr>
        <w:widowControl/>
        <w:snapToGrid/>
        <w:ind w:left="100" w:right="100"/>
      </w:pPr>
    </w:p>
    <w:p w:rsidR="001C0BFE" w:rsidRDefault="001C0BFE" w:rsidP="001C0BFE">
      <w:pPr>
        <w:pStyle w:val="12"/>
        <w:ind w:right="200"/>
      </w:pPr>
      <w:bookmarkStart w:id="34" w:name="_Toc522271436"/>
      <w:r>
        <w:rPr>
          <w:rFonts w:hint="eastAsia"/>
        </w:rPr>
        <w:t>スケジュールの登録方法</w:t>
      </w:r>
      <w:bookmarkEnd w:id="34"/>
    </w:p>
    <w:p w:rsidR="001C0BFE" w:rsidRDefault="001C0BFE" w:rsidP="0071315D">
      <w:pPr>
        <w:pStyle w:val="a4"/>
        <w:widowControl/>
        <w:numPr>
          <w:ilvl w:val="0"/>
          <w:numId w:val="13"/>
        </w:numPr>
        <w:snapToGrid/>
        <w:ind w:leftChars="0" w:right="100"/>
      </w:pPr>
      <w:r>
        <w:t>「車系」を選択します。</w:t>
      </w:r>
    </w:p>
    <w:p w:rsidR="001C0BFE" w:rsidRDefault="001C0BFE" w:rsidP="0071315D">
      <w:pPr>
        <w:pStyle w:val="a4"/>
        <w:widowControl/>
        <w:numPr>
          <w:ilvl w:val="0"/>
          <w:numId w:val="13"/>
        </w:numPr>
        <w:snapToGrid/>
        <w:ind w:leftChars="0" w:right="100"/>
      </w:pPr>
      <w:r>
        <w:t>登録する日を探します。</w:t>
      </w:r>
    </w:p>
    <w:p w:rsidR="001C0BFE" w:rsidRDefault="001C0BFE" w:rsidP="001C0BFE">
      <w:pPr>
        <w:pStyle w:val="a4"/>
        <w:widowControl/>
        <w:snapToGrid/>
        <w:ind w:leftChars="0" w:left="520" w:right="100"/>
      </w:pPr>
      <w:r>
        <w:t>画面を開いたときは、当月＋後二ヶ月を表示しています。</w:t>
      </w:r>
    </w:p>
    <w:p w:rsidR="001C0BFE" w:rsidRDefault="001C0BFE" w:rsidP="0071315D">
      <w:pPr>
        <w:pStyle w:val="a4"/>
        <w:widowControl/>
        <w:numPr>
          <w:ilvl w:val="0"/>
          <w:numId w:val="14"/>
        </w:numPr>
        <w:snapToGrid/>
        <w:ind w:leftChars="0" w:right="100"/>
      </w:pPr>
      <w:r>
        <w:t>「検索」ボタンを押下します。</w:t>
      </w:r>
    </w:p>
    <w:p w:rsidR="007E42CD" w:rsidRDefault="001C0BFE" w:rsidP="0071315D">
      <w:pPr>
        <w:pStyle w:val="a4"/>
        <w:widowControl/>
        <w:numPr>
          <w:ilvl w:val="0"/>
          <w:numId w:val="14"/>
        </w:numPr>
        <w:snapToGrid/>
        <w:ind w:leftChars="0" w:right="100"/>
      </w:pPr>
      <w:r>
        <w:t>登録を行う車両を探します。</w:t>
      </w:r>
      <w:r>
        <w:br/>
      </w:r>
      <w:r>
        <w:t>車両数が多く、表示している一覧にない場合は、スクロール又はスケジュールのフィルター機能で探します。</w:t>
      </w:r>
      <w:r>
        <w:br/>
        <w:t>●</w:t>
      </w:r>
      <w:r>
        <w:rPr>
          <w:rFonts w:hint="eastAsia"/>
        </w:rPr>
        <w:t>フィルター</w:t>
      </w:r>
      <w:r>
        <w:t>で探す場合</w:t>
      </w:r>
    </w:p>
    <w:p w:rsidR="001C0BFE" w:rsidRDefault="007E42CD" w:rsidP="003D7E2E">
      <w:pPr>
        <w:pStyle w:val="a4"/>
        <w:widowControl/>
        <w:snapToGrid/>
        <w:ind w:leftChars="0" w:left="520" w:right="100"/>
      </w:pPr>
      <w:r>
        <w:rPr>
          <w:rFonts w:hint="eastAsia"/>
        </w:rPr>
        <w:t>車両名の所で右クリックして、テキストフィルターを選択します。</w:t>
      </w:r>
      <w:r w:rsidR="001C0BFE">
        <w:br/>
      </w:r>
      <w:r w:rsidR="00EB37B9">
        <w:rPr>
          <w:noProof/>
        </w:rPr>
        <mc:AlternateContent>
          <mc:Choice Requires="wpc">
            <w:drawing>
              <wp:inline distT="0" distB="0" distL="0" distR="0">
                <wp:extent cx="3093720" cy="1361440"/>
                <wp:effectExtent l="5080" t="0" r="0" b="0"/>
                <wp:docPr id="123" name="キャンバス 1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45" name="Picture 487" descr="ScreenShot0004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93720" cy="1022985"/>
                          </a:xfrm>
                          <a:prstGeom prst="rect">
                            <a:avLst/>
                          </a:prstGeom>
                          <a:noFill/>
                          <a:extLst>
                            <a:ext uri="{909E8E84-426E-40DD-AFC4-6F175D3DCCD1}">
                              <a14:hiddenFill xmlns:a14="http://schemas.microsoft.com/office/drawing/2010/main">
                                <a:solidFill>
                                  <a:srgbClr val="FFFFFF"/>
                                </a:solidFill>
                              </a14:hiddenFill>
                            </a:ext>
                          </a:extLst>
                        </pic:spPr>
                      </pic:pic>
                      <wps:wsp>
                        <wps:cNvPr id="46" name="AutoShape 130"/>
                        <wps:cNvSpPr>
                          <a:spLocks noChangeArrowheads="1"/>
                        </wps:cNvSpPr>
                        <wps:spPr bwMode="auto">
                          <a:xfrm>
                            <a:off x="1618615" y="603250"/>
                            <a:ext cx="1247140" cy="276225"/>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w14:anchorId="34AEDC2A" id="キャンバス 123" o:spid="_x0000_s1026" editas="canvas" style="width:243.6pt;height:107.2pt;mso-position-horizontal-relative:char;mso-position-vertical-relative:line" coordsize="30937,13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">
                <v:shape id="_x0000_s1027" type="#_x0000_t75" style="position:absolute;width:30937;height:13614;visibility:visible;mso-wrap-style:square">
                  <v:fill o:detectmouseclick="t"/>
                  <v:path o:connecttype="none"/>
                </v:shape>
                <v:shape id="Picture 487" o:spid="_x0000_s1028" type="#_x0000_t75" alt="ScreenShot00049" style="position:absolute;width:30937;height:102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W0IHEAAAA2wAAAA8AAABkcnMvZG93bnJldi54bWxEj92KwjAUhO8XfIdwBO/W1OqqVKOoIIiw&#10;C/4geHdojm2xOalN1Pr2ZmFhL4eZ+YaZzhtTigfVrrCsoNeNQBCnVhecKTge1p9jEM4jaywtk4IX&#10;OZjPWh9TTLR98o4ee5+JAGGXoILc+yqR0qU5GXRdWxEH72Jrgz7IOpO6xmeAm1LGUTSUBgsOCzlW&#10;tMopve7vRsE17o9+OI6XbqgXrvd9255PO1Sq024WExCeGv8f/mtvtILBF/x+CT9Azt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FW0IHEAAAA2wAAAA8AAAAAAAAAAAAAAAAA&#10;nwIAAGRycy9kb3ducmV2LnhtbFBLBQYAAAAABAAEAPcAAACQAwAAAAA=&#10;">
                  <v:imagedata r:id="rId97" o:title="ScreenShot00049"/>
                </v:shape>
                <v:roundrect id="AutoShape 130" o:spid="_x0000_s1029" style="position:absolute;left:16186;top:6032;width:12471;height:276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VfAL8A&#10;AADbAAAADwAAAGRycy9kb3ducmV2LnhtbESPzQrCMBCE74LvEFbwpqmiItUoKgheROrPfWnWtths&#10;ShNrfXsjCB6HmfmGWa5bU4qGaldYVjAaRiCIU6sLzhRcL/vBHITzyBpLy6TgTQ7Wq25nibG2L06o&#10;OftMBAi7GBXk3lexlC7NyaAb2oo4eHdbG/RB1pnUNb4C3JRyHEUzabDgsJBjRbuc0sf5aRRsps0t&#10;Od2T4rA9Xiq5n++m9vFWqt9rNwsQnlr/D//aB61gMoPvl/AD5O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hV8AvwAAANsAAAAPAAAAAAAAAAAAAAAAAJgCAABkcnMvZG93bnJl&#10;di54bWxQSwUGAAAAAAQABAD1AAAAhAMAAAAA&#10;" filled="f" strokecolor="red">
                  <v:textbox inset="5.85pt,.7pt,5.85pt,.7pt"/>
                </v:roundrect>
                <w10:anchorlock/>
              </v:group>
            </w:pict>
          </mc:Fallback>
        </mc:AlternateContent>
      </w:r>
      <w:r w:rsidR="001C0BFE">
        <w:br/>
      </w:r>
      <w:r w:rsidR="001C0BFE">
        <w:br/>
      </w:r>
      <w:r w:rsidR="001C0BFE">
        <w:lastRenderedPageBreak/>
        <w:t>探したい車両のキーワードを入力し、「適用」ボタンを押下すると、該当する車両が表示されます。</w:t>
      </w:r>
      <w:r w:rsidR="001C0BFE">
        <w:br/>
        <w:t xml:space="preserve">※ </w:t>
      </w:r>
      <w:r w:rsidR="001C0BFE">
        <w:t>フィルターは部分一致（あいまい検索）</w:t>
      </w:r>
    </w:p>
    <w:p w:rsidR="001C0BFE" w:rsidRDefault="001C0BFE" w:rsidP="0071315D">
      <w:pPr>
        <w:pStyle w:val="a4"/>
        <w:widowControl/>
        <w:numPr>
          <w:ilvl w:val="0"/>
          <w:numId w:val="14"/>
        </w:numPr>
        <w:snapToGrid/>
        <w:ind w:leftChars="0" w:right="100"/>
      </w:pPr>
      <w:r>
        <w:t>予約したい日付をダブルクリック又は、複数日に渡り予約する場合は、開始日から終了日までをドラッグ・アンド・ドロップします。</w:t>
      </w:r>
    </w:p>
    <w:p w:rsidR="001C0BFE" w:rsidRDefault="001C0BFE" w:rsidP="0071315D">
      <w:pPr>
        <w:pStyle w:val="a4"/>
        <w:widowControl/>
        <w:numPr>
          <w:ilvl w:val="0"/>
          <w:numId w:val="14"/>
        </w:numPr>
        <w:snapToGrid/>
        <w:ind w:leftChars="0" w:right="100"/>
      </w:pPr>
      <w:r>
        <w:t>スケジュール詳細画面が表示されますので、各項目（目的、行き先、使用者</w:t>
      </w:r>
      <w:r>
        <w:t>TEL</w:t>
      </w:r>
      <w:r>
        <w:t>）を入力、「空き時間貸出」を選択し「期間」を確認しましたら「登録」ボタンを押下してください。</w:t>
      </w:r>
    </w:p>
    <w:p w:rsidR="007E42CD" w:rsidRDefault="00EB37B9" w:rsidP="003D7E2E">
      <w:pPr>
        <w:pStyle w:val="a4"/>
        <w:widowControl/>
        <w:snapToGrid/>
        <w:ind w:leftChars="0" w:left="520" w:right="100"/>
      </w:pPr>
      <w:r>
        <w:rPr>
          <w:noProof/>
        </w:rPr>
        <mc:AlternateContent>
          <mc:Choice Requires="wpc">
            <w:drawing>
              <wp:inline distT="0" distB="0" distL="0" distR="0">
                <wp:extent cx="3136900" cy="2795270"/>
                <wp:effectExtent l="0" t="0" r="635" b="6350"/>
                <wp:docPr id="616" name="キャンバス 6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43" name="Picture 617" descr="C:\Users\y-katsumata.SYSTEM-EXE\Desktop\SUBARU\一般\カーシェアスケジュール.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117103" cy="2782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AutoShape 618"/>
                        <wps:cNvSpPr>
                          <a:spLocks noChangeArrowheads="1"/>
                        </wps:cNvSpPr>
                        <wps:spPr bwMode="auto">
                          <a:xfrm>
                            <a:off x="42293" y="2525196"/>
                            <a:ext cx="656895" cy="270074"/>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w14:anchorId="15E5EE0E" id="キャンバス 616" o:spid="_x0000_s1026" editas="canvas" style="width:247pt;height:220.1pt;mso-position-horizontal-relative:char;mso-position-vertical-relative:line" coordsize="31369,27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">
                <v:shape id="_x0000_s1027" type="#_x0000_t75" style="position:absolute;width:31369;height:27952;visibility:visible;mso-wrap-style:square">
                  <v:fill o:detectmouseclick="t"/>
                  <v:path o:connecttype="none"/>
                </v:shape>
                <v:shape id="Picture 617" o:spid="_x0000_s1028" type="#_x0000_t75" style="position:absolute;width:31171;height:278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n8L7GAAAA2wAAAA8AAABkcnMvZG93bnJldi54bWxEj0FrAjEUhO8F/0N4hd5qUisiW6MUi9BW&#10;KXS16PGxed1d3bwsm6irv94IgsdhZr5hRpPWVuJAjS8da3jpKhDEmTMl5xpWy9nzEIQPyAYrx6Th&#10;RB4m487DCBPjjvxLhzTkIkLYJ6ihCKFOpPRZQRZ919XE0ft3jcUQZZNL0+Axwm0le0oNpMWS40KB&#10;NU0Lynbp3mpYrDY/Klez7955+1F//c2X+2p91vrpsX1/AxGoDffwrf1pNPRf4fol/gA5v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yfwvsYAAADbAAAADwAAAAAAAAAAAAAA&#10;AACfAgAAZHJzL2Rvd25yZXYueG1sUEsFBgAAAAAEAAQA9wAAAJIDAAAAAA==&#10;">
                  <v:imagedata r:id="rId99" o:title="カーシェアスケジュール"/>
                </v:shape>
                <v:roundrect id="AutoShape 618" o:spid="_x0000_s1029" style="position:absolute;left:422;top:25251;width:6569;height:270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tk7L8A&#10;AADbAAAADwAAAGRycy9kb3ducmV2LnhtbESPzQrCMBCE74LvEFbwpqmiItUoKgheROrPfWnWtths&#10;ShNrfXsjCB6HmfmGWa5bU4qGaldYVjAaRiCIU6sLzhRcL/vBHITzyBpLy6TgTQ7Wq25nibG2L06o&#10;OftMBAi7GBXk3lexlC7NyaAb2oo4eHdbG/RB1pnUNb4C3JRyHEUzabDgsJBjRbuc0sf5aRRsps0t&#10;Od2T4rA9Xiq5n++m9vFWqt9rNwsQnlr/D//aB61gMoHvl/AD5O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G2TsvwAAANsAAAAPAAAAAAAAAAAAAAAAAJgCAABkcnMvZG93bnJl&#10;di54bWxQSwUGAAAAAAQABAD1AAAAhAMAAAAA&#10;" filled="f" strokecolor="red">
                  <v:textbox inset="5.85pt,.7pt,5.85pt,.7pt"/>
                </v:roundrect>
                <w10:anchorlock/>
              </v:group>
            </w:pict>
          </mc:Fallback>
        </mc:AlternateContent>
      </w:r>
    </w:p>
    <w:p w:rsidR="00BF5BCB" w:rsidRDefault="00BF5BCB" w:rsidP="0071315D">
      <w:pPr>
        <w:pStyle w:val="a4"/>
        <w:widowControl/>
        <w:numPr>
          <w:ilvl w:val="0"/>
          <w:numId w:val="14"/>
        </w:numPr>
        <w:snapToGrid/>
        <w:ind w:leftChars="0" w:right="100"/>
      </w:pPr>
      <w:r>
        <w:t>仮予約の注意喚起が表示されますので、確認の上、「</w:t>
      </w:r>
      <w:r>
        <w:t>OK</w:t>
      </w:r>
      <w:r>
        <w:t>」ボタンを押下します。</w:t>
      </w:r>
      <w:r>
        <w:br/>
      </w:r>
      <w:r w:rsidR="00EB37B9">
        <w:rPr>
          <w:noProof/>
        </w:rPr>
        <mc:AlternateContent>
          <mc:Choice Requires="wpc">
            <w:drawing>
              <wp:inline distT="0" distB="0" distL="0" distR="0">
                <wp:extent cx="3141345" cy="1915795"/>
                <wp:effectExtent l="0" t="0" r="0" b="2540"/>
                <wp:docPr id="140" name="キャンバス 14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41" name="Picture 479" descr="ScreenShot0004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847913" cy="1915795"/>
                          </a:xfrm>
                          <a:prstGeom prst="rect">
                            <a:avLst/>
                          </a:prstGeom>
                          <a:noFill/>
                          <a:extLst>
                            <a:ext uri="{909E8E84-426E-40DD-AFC4-6F175D3DCCD1}">
                              <a14:hiddenFill xmlns:a14="http://schemas.microsoft.com/office/drawing/2010/main">
                                <a:solidFill>
                                  <a:srgbClr val="FFFFFF"/>
                                </a:solidFill>
                              </a14:hiddenFill>
                            </a:ext>
                          </a:extLst>
                        </pic:spPr>
                      </pic:pic>
                      <wps:wsp>
                        <wps:cNvPr id="42" name="AutoShape 630"/>
                        <wps:cNvSpPr>
                          <a:spLocks noChangeArrowheads="1"/>
                        </wps:cNvSpPr>
                        <wps:spPr bwMode="auto">
                          <a:xfrm>
                            <a:off x="1843402" y="1612543"/>
                            <a:ext cx="961306" cy="270857"/>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w14:anchorId="1631467E" id="キャンバス 140" o:spid="_x0000_s1026" editas="canvas" style="width:247.35pt;height:150.85pt;mso-position-horizontal-relative:char;mso-position-vertical-relative:line" coordsize="31413,19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">
                <v:shape id="_x0000_s1027" type="#_x0000_t75" style="position:absolute;width:31413;height:19157;visibility:visible;mso-wrap-style:square">
                  <v:fill o:detectmouseclick="t"/>
                  <v:path o:connecttype="none"/>
                </v:shape>
                <v:shape id="Picture 479" o:spid="_x0000_s1028" type="#_x0000_t75" alt="ScreenShot00045" style="position:absolute;width:28479;height:191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XSeDDAAAA2wAAAA8AAABkcnMvZG93bnJldi54bWxEj0FrAjEUhO9C/0N4BW+atUgpq1FEKBSq&#10;h2pbenxunpvFzcuSPHX996ZQ6HGYmW+Y+bL3rbpQTE1gA5NxAYq4Crbh2sDn/nX0AioJssU2MBm4&#10;UYLl4mEwx9KGK3/QZSe1yhBOJRpwIl2pdaoceUzj0BFn7xiiR8ky1tpGvGa4b/VTUTxrjw3nBYcd&#10;rR1Vp93ZG1hvndjb+ftnFb/2hyoVW3nfWGOGj/1qBkqol//wX/vNGphO4PdL/gF6c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tdJ4MMAAADbAAAADwAAAAAAAAAAAAAAAACf&#10;AgAAZHJzL2Rvd25yZXYueG1sUEsFBgAAAAAEAAQA9wAAAI8DAAAAAA==&#10;">
                  <v:imagedata r:id="rId101" o:title="ScreenShot00045"/>
                </v:shape>
                <v:roundrect id="AutoShape 630" o:spid="_x0000_s1029" style="position:absolute;left:18434;top:16125;width:9613;height:270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5ZA78A&#10;AADbAAAADwAAAGRycy9kb3ducmV2LnhtbESPzQrCMBCE74LvEFbwpqmiItUoKgheROrPfWnWtths&#10;ShNrfXsjCB6HmfmGWa5bU4qGaldYVjAaRiCIU6sLzhRcL/vBHITzyBpLy6TgTQ7Wq25nibG2L06o&#10;OftMBAi7GBXk3lexlC7NyaAb2oo4eHdbG/RB1pnUNb4C3JRyHEUzabDgsJBjRbuc0sf5aRRsps0t&#10;Od2T4rA9Xiq5n++m9vFWqt9rNwsQnlr/D//aB61gMobvl/AD5O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vlkDvwAAANsAAAAPAAAAAAAAAAAAAAAAAJgCAABkcnMvZG93bnJl&#10;di54bWxQSwUGAAAAAAQABAD1AAAAhAMAAAAA&#10;" filled="f" strokecolor="red">
                  <v:textbox inset="5.85pt,.7pt,5.85pt,.7pt"/>
                </v:roundrect>
                <w10:anchorlock/>
              </v:group>
            </w:pict>
          </mc:Fallback>
        </mc:AlternateContent>
      </w:r>
    </w:p>
    <w:p w:rsidR="001C0BFE" w:rsidRDefault="001C0BFE" w:rsidP="0071315D">
      <w:pPr>
        <w:pStyle w:val="a4"/>
        <w:widowControl/>
        <w:numPr>
          <w:ilvl w:val="0"/>
          <w:numId w:val="14"/>
        </w:numPr>
        <w:snapToGrid/>
        <w:ind w:leftChars="0" w:right="100"/>
      </w:pPr>
      <w:r>
        <w:t>「登録しました。」と表示されれば、登録完了です。</w:t>
      </w:r>
    </w:p>
    <w:p w:rsidR="001C0BFE" w:rsidRDefault="001C0BFE" w:rsidP="001C0BFE">
      <w:pPr>
        <w:widowControl/>
        <w:snapToGrid/>
        <w:ind w:left="100" w:right="100"/>
      </w:pPr>
    </w:p>
    <w:p w:rsidR="001C0BFE" w:rsidRDefault="001C0BFE" w:rsidP="001C0BFE">
      <w:pPr>
        <w:pStyle w:val="12"/>
        <w:ind w:right="200"/>
      </w:pPr>
      <w:bookmarkStart w:id="35" w:name="_Toc522271437"/>
      <w:r>
        <w:t>スケジュールの変更</w:t>
      </w:r>
      <w:bookmarkEnd w:id="35"/>
    </w:p>
    <w:p w:rsidR="001C0BFE" w:rsidRDefault="001C0BFE" w:rsidP="001C0BFE">
      <w:pPr>
        <w:widowControl/>
        <w:snapToGrid/>
        <w:ind w:left="100" w:right="100"/>
      </w:pPr>
      <w:r>
        <w:rPr>
          <w:rFonts w:hint="eastAsia"/>
        </w:rPr>
        <w:t>スケジュール変更は、２つの方法があります。</w:t>
      </w:r>
    </w:p>
    <w:p w:rsidR="001C0BFE" w:rsidRDefault="001C0BFE" w:rsidP="001C0BFE">
      <w:pPr>
        <w:widowControl/>
        <w:snapToGrid/>
        <w:ind w:left="100" w:right="100"/>
      </w:pPr>
      <w:r>
        <w:t>○1</w:t>
      </w:r>
      <w:r>
        <w:t>つ目（期間のみ変更する場合）</w:t>
      </w:r>
    </w:p>
    <w:p w:rsidR="001C0BFE" w:rsidRDefault="001C0BFE" w:rsidP="0071315D">
      <w:pPr>
        <w:pStyle w:val="a4"/>
        <w:widowControl/>
        <w:numPr>
          <w:ilvl w:val="0"/>
          <w:numId w:val="15"/>
        </w:numPr>
        <w:snapToGrid/>
        <w:ind w:leftChars="0" w:right="100"/>
      </w:pPr>
      <w:r>
        <w:t>スケジュール前方又は後方にマウスを合わせ変更したい期間までドラッグします。</w:t>
      </w:r>
      <w:r>
        <w:br/>
        <w:t>●4</w:t>
      </w:r>
      <w:r>
        <w:t>日～</w:t>
      </w:r>
      <w:r>
        <w:t>6</w:t>
      </w:r>
      <w:r>
        <w:t>日までの期間を</w:t>
      </w:r>
      <w:r>
        <w:t>4</w:t>
      </w:r>
      <w:r>
        <w:t>日～</w:t>
      </w:r>
      <w:r>
        <w:t>9</w:t>
      </w:r>
      <w:r>
        <w:t>日までに変更するイメージ</w:t>
      </w:r>
      <w:r>
        <w:br/>
      </w:r>
      <w:r w:rsidR="00EB37B9">
        <w:rPr>
          <w:noProof/>
        </w:rPr>
        <w:lastRenderedPageBreak/>
        <mc:AlternateContent>
          <mc:Choice Requires="wpc">
            <w:drawing>
              <wp:inline distT="0" distB="0" distL="0" distR="0">
                <wp:extent cx="4106545" cy="1470025"/>
                <wp:effectExtent l="0" t="0" r="3175" b="0"/>
                <wp:docPr id="116" name="キャンバス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36" name="Picture 1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71133" cy="8182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1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2528005" y="0"/>
                            <a:ext cx="1578540" cy="831784"/>
                          </a:xfrm>
                          <a:prstGeom prst="rect">
                            <a:avLst/>
                          </a:prstGeom>
                          <a:noFill/>
                          <a:extLst>
                            <a:ext uri="{909E8E84-426E-40DD-AFC4-6F175D3DCCD1}">
                              <a14:hiddenFill xmlns:a14="http://schemas.microsoft.com/office/drawing/2010/main">
                                <a:solidFill>
                                  <a:srgbClr val="FFFFFF"/>
                                </a:solidFill>
                              </a14:hiddenFill>
                            </a:ext>
                          </a:extLst>
                        </pic:spPr>
                      </pic:pic>
                      <wps:wsp>
                        <wps:cNvPr id="38" name="AutoShape 120"/>
                        <wps:cNvSpPr>
                          <a:spLocks noChangeArrowheads="1"/>
                        </wps:cNvSpPr>
                        <wps:spPr bwMode="auto">
                          <a:xfrm>
                            <a:off x="668675" y="291664"/>
                            <a:ext cx="224092" cy="276361"/>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39" name="AutoShape 121"/>
                        <wps:cNvSpPr>
                          <a:spLocks/>
                        </wps:cNvSpPr>
                        <wps:spPr bwMode="auto">
                          <a:xfrm>
                            <a:off x="1315750" y="974916"/>
                            <a:ext cx="1477744" cy="426694"/>
                          </a:xfrm>
                          <a:prstGeom prst="borderCallout2">
                            <a:avLst>
                              <a:gd name="adj1" fmla="val 26787"/>
                              <a:gd name="adj2" fmla="val -5157"/>
                              <a:gd name="adj3" fmla="val 26787"/>
                              <a:gd name="adj4" fmla="val -19380"/>
                              <a:gd name="adj5" fmla="val -86310"/>
                              <a:gd name="adj6" fmla="val -33861"/>
                            </a:avLst>
                          </a:prstGeom>
                          <a:solidFill>
                            <a:srgbClr val="FFFFFF"/>
                          </a:solidFill>
                          <a:ln w="9525">
                            <a:solidFill>
                              <a:srgbClr val="000000"/>
                            </a:solidFill>
                            <a:miter lim="800000"/>
                            <a:headEnd/>
                            <a:tailEnd/>
                          </a:ln>
                        </wps:spPr>
                        <wps:txbx>
                          <w:txbxContent>
                            <w:p w:rsidR="00617500" w:rsidRDefault="00617500" w:rsidP="001C0BFE">
                              <w:pPr>
                                <w:ind w:left="100" w:right="100"/>
                              </w:pPr>
                              <w:r>
                                <w:t>マウスを合わせ、</w:t>
                              </w:r>
                              <w:r>
                                <w:t>9</w:t>
                              </w:r>
                              <w:r>
                                <w:t>日までドラッグします。</w:t>
                              </w:r>
                            </w:p>
                          </w:txbxContent>
                        </wps:txbx>
                        <wps:bodyPr rot="0" vert="horz" wrap="square" lIns="74295" tIns="8890" rIns="74295" bIns="8890" anchor="t" anchorCtr="0" upright="1">
                          <a:noAutofit/>
                        </wps:bodyPr>
                      </wps:wsp>
                      <wps:wsp>
                        <wps:cNvPr id="40" name="AutoShape 122"/>
                        <wps:cNvSpPr>
                          <a:spLocks noChangeArrowheads="1"/>
                        </wps:cNvSpPr>
                        <wps:spPr bwMode="auto">
                          <a:xfrm>
                            <a:off x="1946627" y="318670"/>
                            <a:ext cx="416684" cy="242154"/>
                          </a:xfrm>
                          <a:prstGeom prst="stripedRightArrow">
                            <a:avLst>
                              <a:gd name="adj1" fmla="val 50000"/>
                              <a:gd name="adj2" fmla="val 4303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116" o:spid="_x0000_s1126" editas="canvas" style="width:323.35pt;height:115.75pt;mso-position-horizontal-relative:char;mso-position-vertical-relative:line" coordsize="41065,14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">
                <v:shape id="_x0000_s1127" type="#_x0000_t75" style="position:absolute;width:41065;height:14700;visibility:visible;mso-wrap-style:square">
                  <v:fill o:detectmouseclick="t"/>
                  <v:path o:connecttype="none"/>
                </v:shape>
                <v:shape id="Picture 118" o:spid="_x0000_s1128" type="#_x0000_t75" style="position:absolute;width:17711;height:81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3OSvDAAAA2wAAAA8AAABkcnMvZG93bnJldi54bWxEj0trg0AUhfeB/ofhFrpLRiuV1GaUEBDS&#10;dJXHpruLc6u2zh1xplH/faZQyPJwHh9nU0ymE1caXGtZQbyKQBBXVrdcK7icy+UahPPIGjvLpGAm&#10;B0X+sNhgpu3IR7qefC3CCLsMFTTe95mUrmrIoFvZnjh4X3Yw6IMcaqkHHMO46eRzFKXSYMuB0GBP&#10;u4aqn9OvCdzvjy59p3M8j8nrvqT283JYvyj19Dht30B4mvw9/N/eawVJCn9fwg+Q+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7c5K8MAAADbAAAADwAAAAAAAAAAAAAAAACf&#10;AgAAZHJzL2Rvd25yZXYueG1sUEsFBgAAAAAEAAQA9wAAAI8DAAAAAA==&#10;">
                  <v:imagedata r:id="rId61" o:title=""/>
                </v:shape>
                <v:shape id="Picture 119" o:spid="_x0000_s1129" type="#_x0000_t75" style="position:absolute;left:25280;width:15785;height:8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voXbFAAAA2wAAAA8AAABkcnMvZG93bnJldi54bWxEj09rwkAUxO9Cv8PyhN7qRgu2pK4ihUIv&#10;xRqFXl+zz2xM9m3IbvOnn94VBI/DzPyGWW0GW4uOWl86VjCfJSCIc6dLLhQcDx9PryB8QNZYOyYF&#10;I3nYrB8mK0y163lPXRYKESHsU1RgQmhSKX1uyKKfuYY4eifXWgxRtoXULfYRbmu5SJKltFhyXDDY&#10;0LuhvMr+rIJs1+/G0689z5eLznxt/6vvn7FS6nE6bN9ABBrCPXxrf2oFzy9w/RJ/gFx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r6F2xQAAANsAAAAPAAAAAAAAAAAAAAAA&#10;AJ8CAABkcnMvZG93bnJldi54bWxQSwUGAAAAAAQABAD3AAAAkQMAAAAA&#10;">
                  <v:imagedata r:id="rId62" o:title=""/>
                </v:shape>
                <v:roundrect id="AutoShape 120" o:spid="_x0000_s1130" style="position:absolute;left:6686;top:2916;width:2241;height:276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dlLwA&#10;AADbAAAADwAAAGRycy9kb3ducmV2LnhtbERPvQrCMBDeBd8hnOCmqYoi1SgqCC4itbofzdkWm0tp&#10;Yq1vbwbB8eP7X287U4mWGldaVjAZRyCIM6tLzhXc0uNoCcJ5ZI2VZVLwIQfbTb+3xljbNyfUXn0u&#10;Qgi7GBUU3texlC4ryKAb25o4cA/bGPQBNrnUDb5DuKnkNIoW0mDJoaHAmg4FZc/ryyjYzdt7cnkk&#10;5Wl/Tmt5XB7m9vlRajjodisQnjr/F//cJ61gFsaGL+EHyM0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MUB2UvAAAANsAAAAPAAAAAAAAAAAAAAAAAJgCAABkcnMvZG93bnJldi54&#10;bWxQSwUGAAAAAAQABAD1AAAAgQMAAAAA&#10;" filled="f" strokecolor="red">
                  <v:textbox inset="5.85pt,.7pt,5.85pt,.7pt"/>
                </v:roundrect>
                <v:shape id="AutoShape 121" o:spid="_x0000_s1131" type="#_x0000_t48" style="position:absolute;left:13157;top:9749;width:14777;height:4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JvrMUA&#10;AADbAAAADwAAAGRycy9kb3ducmV2LnhtbESPQWvCQBSE70L/w/IK3uqmqZQ2dZUiluhF0Rbx+Mi+&#10;ZtNm34bsqsm/dwXB4zAz3zCTWWdrcaLWV44VPI8SEMSF0xWXCn6+v57eQPiArLF2TAp68jCbPgwm&#10;mGl35i2ddqEUEcI+QwUmhCaT0heGLPqRa4ij9+taiyHKtpS6xXOE21qmSfIqLVYcFww2NDdU/O+O&#10;VkGeNn/rvF+s9nJlDv3+sFmO+41Sw8fu8wNEoC7cw7f2Uit4eYfrl/gD5PQ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wm+sxQAAANsAAAAPAAAAAAAAAAAAAAAAAJgCAABkcnMv&#10;ZG93bnJldi54bWxQSwUGAAAAAAQABAD1AAAAigMAAAAA&#10;" adj="-7314,-18643,-4186,5786,-1114,5786">
                  <v:textbox inset="5.85pt,.7pt,5.85pt,.7pt">
                    <w:txbxContent>
                      <w:p w:rsidR="00617500" w:rsidRDefault="00617500" w:rsidP="001C0BFE">
                        <w:pPr>
                          <w:ind w:left="100" w:right="100"/>
                        </w:pPr>
                        <w:r>
                          <w:t>マウスを合わせ、</w:t>
                        </w:r>
                        <w:r>
                          <w:t>9</w:t>
                        </w:r>
                        <w:r>
                          <w:t>日までドラッグします。</w:t>
                        </w:r>
                      </w:p>
                    </w:txbxContent>
                  </v:textbox>
                </v:shape>
                <v:shape id="AutoShape 122" o:spid="_x0000_s1132" type="#_x0000_t93" style="position:absolute;left:19466;top:3186;width:4167;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2+PMAA&#10;AADbAAAADwAAAGRycy9kb3ducmV2LnhtbERPz2vCMBS+C/4P4QnebOo2ylYbRYaTnQarg3l8NG9N&#10;WfNSkmjrf28Ogx0/vt/VbrK9uJIPnWMF6ywHQdw43XGr4Ov0tnoGESKyxt4xKbhRgN12Pquw1G7k&#10;T7rWsRUphEOJCkyMQyllaAxZDJkbiBP347zFmKBvpfY4pnDby4c8L6TFjlODwYFeDTW/9cUqyM/h&#10;8Fi8GN3a47H//qDbWHCn1HIx7TcgIk3xX/znftcKntL69CX9ALm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x2+PMAAAADbAAAADwAAAAAAAAAAAAAAAACYAgAAZHJzL2Rvd25y&#10;ZXYueG1sUEsFBgAAAAAEAAQA9QAAAIUDAAAAAA==&#10;" adj="16199">
                  <v:textbox inset="5.85pt,.7pt,5.85pt,.7pt"/>
                </v:shape>
                <w10:anchorlock/>
              </v:group>
            </w:pict>
          </mc:Fallback>
        </mc:AlternateContent>
      </w:r>
      <w:r>
        <w:br/>
      </w:r>
    </w:p>
    <w:p w:rsidR="001C0BFE" w:rsidRDefault="001C0BFE" w:rsidP="0071315D">
      <w:pPr>
        <w:pStyle w:val="a4"/>
        <w:widowControl/>
        <w:numPr>
          <w:ilvl w:val="0"/>
          <w:numId w:val="15"/>
        </w:numPr>
        <w:snapToGrid/>
        <w:ind w:leftChars="0" w:right="100"/>
      </w:pPr>
      <w:r>
        <w:t>「登録しました。」と表示されれば、登録完了です。</w:t>
      </w:r>
    </w:p>
    <w:p w:rsidR="001C0BFE" w:rsidRDefault="001C0BFE" w:rsidP="001C0BFE">
      <w:pPr>
        <w:widowControl/>
        <w:snapToGrid/>
        <w:ind w:left="100" w:right="100"/>
      </w:pPr>
    </w:p>
    <w:p w:rsidR="001C0BFE" w:rsidRDefault="001C0BFE" w:rsidP="001C0BFE">
      <w:pPr>
        <w:widowControl/>
        <w:snapToGrid/>
        <w:ind w:left="100" w:right="100"/>
      </w:pPr>
      <w:r>
        <w:t>○2</w:t>
      </w:r>
      <w:r>
        <w:t>つ目（スケジュール内容を変更する場合）</w:t>
      </w:r>
    </w:p>
    <w:p w:rsidR="001C0BFE" w:rsidRDefault="001C0BFE" w:rsidP="0071315D">
      <w:pPr>
        <w:pStyle w:val="a4"/>
        <w:widowControl/>
        <w:numPr>
          <w:ilvl w:val="0"/>
          <w:numId w:val="16"/>
        </w:numPr>
        <w:snapToGrid/>
        <w:ind w:leftChars="0" w:right="100"/>
      </w:pPr>
      <w:r>
        <w:t>スケジュールをダブルクリックします。</w:t>
      </w:r>
    </w:p>
    <w:p w:rsidR="001C0BFE" w:rsidRDefault="001C0BFE" w:rsidP="0071315D">
      <w:pPr>
        <w:pStyle w:val="a4"/>
        <w:widowControl/>
        <w:numPr>
          <w:ilvl w:val="0"/>
          <w:numId w:val="16"/>
        </w:numPr>
        <w:snapToGrid/>
        <w:ind w:leftChars="0" w:right="100"/>
      </w:pPr>
      <w:r>
        <w:t>スケジュール詳細画面で「スケジュール名」又は「期間」を変更し、「登録」ボタンを押下してください。</w:t>
      </w:r>
    </w:p>
    <w:p w:rsidR="00A51A35" w:rsidRDefault="00EB37B9" w:rsidP="003D7E2E">
      <w:pPr>
        <w:pStyle w:val="a4"/>
        <w:widowControl/>
        <w:snapToGrid/>
        <w:ind w:leftChars="0" w:left="520" w:right="100"/>
      </w:pPr>
      <w:r>
        <w:rPr>
          <w:noProof/>
        </w:rPr>
        <mc:AlternateContent>
          <mc:Choice Requires="wpc">
            <w:drawing>
              <wp:inline distT="0" distB="0" distL="0" distR="0">
                <wp:extent cx="3905885" cy="3020695"/>
                <wp:effectExtent l="5715" t="2540" r="3175" b="0"/>
                <wp:docPr id="620" name="キャンバス 6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34" name="Picture 631" descr="C:\Users\y-katsumata.SYSTEM-EXE\Desktop\SUBARU\一般\カーシェア編集.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382645" cy="3020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 name="AutoShape 632"/>
                        <wps:cNvSpPr>
                          <a:spLocks noChangeArrowheads="1"/>
                        </wps:cNvSpPr>
                        <wps:spPr bwMode="auto">
                          <a:xfrm>
                            <a:off x="0" y="2729865"/>
                            <a:ext cx="789940" cy="271145"/>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w14:anchorId="36E3947F" id="キャンバス 620" o:spid="_x0000_s1026" editas="canvas" style="width:307.55pt;height:237.85pt;mso-position-horizontal-relative:char;mso-position-vertical-relative:line" coordsize="39058,30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">
                <v:shape id="_x0000_s1027" type="#_x0000_t75" style="position:absolute;width:39058;height:30206;visibility:visible;mso-wrap-style:square">
                  <v:fill o:detectmouseclick="t"/>
                  <v:path o:connecttype="none"/>
                </v:shape>
                <v:shape id="Picture 631" o:spid="_x0000_s1028" type="#_x0000_t75" style="position:absolute;width:33826;height:302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B/VPCAAAA2wAAAA8AAABkcnMvZG93bnJldi54bWxEj0+LwjAUxO+C3yE8wZum/mGRahQRFlbF&#10;w7ri+dE8m2rzUpqo1U9vBGGPw8z8hpktGluKG9W+cKxg0E9AEGdOF5wrOPx99yYgfEDWWDomBQ/y&#10;sJi3WzNMtbvzL932IRcRwj5FBSaEKpXSZ4Ys+r6riKN3crXFEGWdS13jPcJtKYdJ8iUtFhwXDFa0&#10;MpRd9lerILmud7ocbo7e5O7YbPl5uJzPSnU7zXIKIlAT/sOf9o9WMBrD+0v8AXL+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gf1TwgAAANsAAAAPAAAAAAAAAAAAAAAAAJ8C&#10;AABkcnMvZG93bnJldi54bWxQSwUGAAAAAAQABAD3AAAAjgMAAAAA&#10;">
                  <v:imagedata r:id="rId103" o:title="カーシェア編集"/>
                </v:shape>
                <v:roundrect id="AutoShape 632" o:spid="_x0000_s1029" style="position:absolute;top:27298;width:7899;height:271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GyCsIA&#10;AADbAAAADwAAAGRycy9kb3ducmV2LnhtbESPQYvCMBSE74L/ITzBm6a70kW6puIKgpdFavX+aJ5t&#10;afNSmljrvzcLwh6HmfmG2WxH04qBeldbVvCxjEAQF1bXXCq45IfFGoTzyBpby6TgSQ626XSywUTb&#10;B2c0nH0pAoRdggoq77tESldUZNAtbUccvJvtDfog+1LqHh8Bblr5GUVf0mDNYaHCjvYVFc35bhTs&#10;4uGanW5Zffz5zTt5WO9j2zyVms/G3TcIT6P/D7/bR61gFcPfl/ADZP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UbIKwgAAANsAAAAPAAAAAAAAAAAAAAAAAJgCAABkcnMvZG93&#10;bnJldi54bWxQSwUGAAAAAAQABAD1AAAAhwMAAAAA&#10;" filled="f" strokecolor="red">
                  <v:textbox inset="5.85pt,.7pt,5.85pt,.7pt"/>
                </v:roundrect>
                <w10:anchorlock/>
              </v:group>
            </w:pict>
          </mc:Fallback>
        </mc:AlternateContent>
      </w:r>
    </w:p>
    <w:p w:rsidR="00BF5BCB" w:rsidRDefault="00BF5BCB" w:rsidP="0071315D">
      <w:pPr>
        <w:pStyle w:val="a4"/>
        <w:widowControl/>
        <w:numPr>
          <w:ilvl w:val="0"/>
          <w:numId w:val="16"/>
        </w:numPr>
        <w:snapToGrid/>
        <w:ind w:leftChars="0" w:right="100"/>
      </w:pPr>
      <w:r>
        <w:t>仮予約の注意喚起が表示されますので、確認の上、「</w:t>
      </w:r>
      <w:r>
        <w:t>OK</w:t>
      </w:r>
      <w:r>
        <w:t>」ボタンを押下します。</w:t>
      </w:r>
      <w:r>
        <w:br/>
      </w:r>
      <w:r w:rsidR="00EB37B9">
        <w:rPr>
          <w:noProof/>
        </w:rPr>
        <mc:AlternateContent>
          <mc:Choice Requires="wpc">
            <w:drawing>
              <wp:inline distT="0" distB="0" distL="0" distR="0">
                <wp:extent cx="2525395" cy="1762760"/>
                <wp:effectExtent l="2540" t="1905" r="0" b="6985"/>
                <wp:docPr id="143" name="キャンバス 1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32" name="Picture 480" descr="ScreenShot0004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525395" cy="1762760"/>
                          </a:xfrm>
                          <a:prstGeom prst="rect">
                            <a:avLst/>
                          </a:prstGeom>
                          <a:noFill/>
                          <a:extLst>
                            <a:ext uri="{909E8E84-426E-40DD-AFC4-6F175D3DCCD1}">
                              <a14:hiddenFill xmlns:a14="http://schemas.microsoft.com/office/drawing/2010/main">
                                <a:solidFill>
                                  <a:srgbClr val="FFFFFF"/>
                                </a:solidFill>
                              </a14:hiddenFill>
                            </a:ext>
                          </a:extLst>
                        </pic:spPr>
                      </pic:pic>
                      <wps:wsp>
                        <wps:cNvPr id="33" name="AutoShape 633"/>
                        <wps:cNvSpPr>
                          <a:spLocks noChangeArrowheads="1"/>
                        </wps:cNvSpPr>
                        <wps:spPr bwMode="auto">
                          <a:xfrm>
                            <a:off x="1632278" y="1491912"/>
                            <a:ext cx="850802" cy="270848"/>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w14:anchorId="7869C010" id="キャンバス 143" o:spid="_x0000_s1026" editas="canvas" style="width:198.85pt;height:138.8pt;mso-position-horizontal-relative:char;mso-position-vertical-relative:line" coordsize="25253,17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">
                <v:shape id="_x0000_s1027" type="#_x0000_t75" style="position:absolute;width:25253;height:17627;visibility:visible;mso-wrap-style:square">
                  <v:fill o:detectmouseclick="t"/>
                  <v:path o:connecttype="none"/>
                </v:shape>
                <v:shape id="Picture 480" o:spid="_x0000_s1028" type="#_x0000_t75" alt="ScreenShot00045" style="position:absolute;width:25253;height:176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DpOrDAAAA2wAAAA8AAABkcnMvZG93bnJldi54bWxEj19rAjEQxN8L/Q5hC77VXC1IOY0iQqHQ&#10;+uC/0sf1sl4OL5sjWfX89qZQ6OMwM79hpvPet+pCMTWBDbwMC1DEVbAN1wZ22/fnN1BJkC22gcnA&#10;jRLMZ48PUyxtuPKaLhupVYZwKtGAE+lKrVPlyGMaho44e8cQPUqWsdY24jXDfatHRTHWHhvOCw47&#10;WjqqTpuzN7BcObG38/fPIu63hyoVK/n8ssYMnvrFBJRQL//hv/aHNfA6gt8v+Qfo2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gOk6sMAAADbAAAADwAAAAAAAAAAAAAAAACf&#10;AgAAZHJzL2Rvd25yZXYueG1sUEsFBgAAAAAEAAQA9wAAAI8DAAAAAA==&#10;">
                  <v:imagedata r:id="rId101" o:title="ScreenShot00045"/>
                </v:shape>
                <v:roundrect id="AutoShape 633" o:spid="_x0000_s1029" style="position:absolute;left:16322;top:14919;width:8508;height:270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SP5b8A&#10;AADbAAAADwAAAGRycy9kb3ducmV2LnhtbESPzQrCMBCE74LvEFbwpqmKItUoKgheROrPfWnWtths&#10;ShNrfXsjCB6HmfmGWa5bU4qGaldYVjAaRiCIU6sLzhRcL/vBHITzyBpLy6TgTQ7Wq25nibG2L06o&#10;OftMBAi7GBXk3lexlC7NyaAb2oo4eHdbG/RB1pnUNb4C3JRyHEUzabDgsJBjRbuc0sf5aRRsps0t&#10;Od2T4rA9Xiq5n++m9vFWqt9rNwsQnlr/D//aB61gMoHvl/AD5O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9I/lvwAAANsAAAAPAAAAAAAAAAAAAAAAAJgCAABkcnMvZG93bnJl&#10;di54bWxQSwUGAAAAAAQABAD1AAAAhAMAAAAA&#10;" filled="f" strokecolor="red">
                  <v:textbox inset="5.85pt,.7pt,5.85pt,.7pt"/>
                </v:roundrect>
                <w10:anchorlock/>
              </v:group>
            </w:pict>
          </mc:Fallback>
        </mc:AlternateContent>
      </w:r>
    </w:p>
    <w:p w:rsidR="001C0BFE" w:rsidRDefault="001C0BFE" w:rsidP="0071315D">
      <w:pPr>
        <w:pStyle w:val="a4"/>
        <w:widowControl/>
        <w:numPr>
          <w:ilvl w:val="0"/>
          <w:numId w:val="16"/>
        </w:numPr>
        <w:snapToGrid/>
        <w:ind w:leftChars="0" w:right="100"/>
      </w:pPr>
      <w:r>
        <w:t>「登録しました。」と表示されれば、登録完了です。</w:t>
      </w:r>
    </w:p>
    <w:p w:rsidR="001C0BFE" w:rsidRDefault="001C0BFE" w:rsidP="001C0BFE">
      <w:pPr>
        <w:widowControl/>
        <w:snapToGrid/>
        <w:ind w:left="100" w:right="100"/>
      </w:pPr>
    </w:p>
    <w:p w:rsidR="001C0BFE" w:rsidRDefault="001C0BFE" w:rsidP="001C0BFE">
      <w:pPr>
        <w:pStyle w:val="12"/>
        <w:ind w:right="200"/>
      </w:pPr>
      <w:bookmarkStart w:id="36" w:name="_Toc522271438"/>
      <w:r>
        <w:lastRenderedPageBreak/>
        <w:t>スケジュールの削除</w:t>
      </w:r>
      <w:bookmarkEnd w:id="36"/>
    </w:p>
    <w:p w:rsidR="001C0BFE" w:rsidRDefault="001C0BFE" w:rsidP="0071315D">
      <w:pPr>
        <w:pStyle w:val="a4"/>
        <w:widowControl/>
        <w:numPr>
          <w:ilvl w:val="0"/>
          <w:numId w:val="17"/>
        </w:numPr>
        <w:snapToGrid/>
        <w:ind w:leftChars="0" w:right="100"/>
      </w:pPr>
      <w:r>
        <w:t>スケジュールをダブルクリックします。</w:t>
      </w:r>
    </w:p>
    <w:p w:rsidR="001C0BFE" w:rsidRDefault="001C0BFE" w:rsidP="0071315D">
      <w:pPr>
        <w:pStyle w:val="a4"/>
        <w:widowControl/>
        <w:numPr>
          <w:ilvl w:val="0"/>
          <w:numId w:val="17"/>
        </w:numPr>
        <w:snapToGrid/>
        <w:ind w:leftChars="0" w:right="100"/>
      </w:pPr>
      <w:r>
        <w:t>スケジュール詳細画面で「削除」ボタンを押下してください。</w:t>
      </w:r>
    </w:p>
    <w:p w:rsidR="00FD5CE1" w:rsidRDefault="00EB37B9" w:rsidP="003D7E2E">
      <w:pPr>
        <w:pStyle w:val="a4"/>
        <w:widowControl/>
        <w:snapToGrid/>
        <w:ind w:leftChars="0" w:left="520" w:right="100"/>
      </w:pPr>
      <w:r>
        <w:rPr>
          <w:noProof/>
        </w:rPr>
        <mc:AlternateContent>
          <mc:Choice Requires="wpc">
            <w:drawing>
              <wp:inline distT="0" distB="0" distL="0" distR="0">
                <wp:extent cx="3202305" cy="2802255"/>
                <wp:effectExtent l="0" t="3810" r="1905" b="13335"/>
                <wp:docPr id="635" name="キャンバス 6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30" name="Picture 636" descr="C:\Users\y-katsumata.SYSTEM-EXE\Desktop\SUBARU\一般\カーシェア編集.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146503" cy="2785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 name="AutoShape 637"/>
                        <wps:cNvSpPr>
                          <a:spLocks noChangeArrowheads="1"/>
                        </wps:cNvSpPr>
                        <wps:spPr bwMode="auto">
                          <a:xfrm>
                            <a:off x="690323" y="2531388"/>
                            <a:ext cx="751525" cy="270867"/>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w14:anchorId="181C85B5" id="キャンバス 635" o:spid="_x0000_s1026" editas="canvas" style="width:252.15pt;height:220.65pt;mso-position-horizontal-relative:char;mso-position-vertical-relative:line" coordsize="32023,280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">
                <v:shape id="_x0000_s1027" type="#_x0000_t75" style="position:absolute;width:32023;height:28022;visibility:visible;mso-wrap-style:square">
                  <v:fill o:detectmouseclick="t"/>
                  <v:path o:connecttype="none"/>
                </v:shape>
                <v:shape id="Picture 636" o:spid="_x0000_s1028" type="#_x0000_t75" style="position:absolute;width:31465;height:278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6+1DBAAAA2wAAAA8AAABkcnMvZG93bnJldi54bWxET89rwjAUvg/2P4Q32G2mdiBSm4oIg+nw&#10;sCqeH82zqW1eShNtt79+OQw8fny/8/VkO3GnwTeOFcxnCQjiyumGawWn48fbEoQPyBo7x6Tghzys&#10;i+enHDPtRv6mexlqEUPYZ6jAhNBnUvrKkEU/cz1x5C5usBgiHGqpBxxjuO1kmiQLabHh2GCwp62h&#10;qi1vVkFy2x10l+7P3tTuPH3x76m9XpV6fZk2KxCBpvAQ/7s/tYL3uD5+iT9AFn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u6+1DBAAAA2wAAAA8AAAAAAAAAAAAAAAAAnwIA&#10;AGRycy9kb3ducmV2LnhtbFBLBQYAAAAABAAEAPcAAACNAwAAAAA=&#10;">
                  <v:imagedata r:id="rId103" o:title="カーシェア編集"/>
                </v:shape>
                <v:roundrect id="AutoShape 637" o:spid="_x0000_s1029" style="position:absolute;left:6903;top:25313;width:7515;height:270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q0Cb8A&#10;AADbAAAADwAAAGRycy9kb3ducmV2LnhtbESPzQrCMBCE74LvEFbwpqmKItUoKgheROrPfWnWtths&#10;ShNrfXsjCB6HmfmGWa5bU4qGaldYVjAaRiCIU6sLzhRcL/vBHITzyBpLy6TgTQ7Wq25nibG2L06o&#10;OftMBAi7GBXk3lexlC7NyaAb2oo4eHdbG/RB1pnUNb4C3JRyHEUzabDgsJBjRbuc0sf5aRRsps0t&#10;Od2T4rA9Xiq5n++m9vFWqt9rNwsQnlr/D//aB61gMoLvl/AD5O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arQJvwAAANsAAAAPAAAAAAAAAAAAAAAAAJgCAABkcnMvZG93bnJl&#10;di54bWxQSwUGAAAAAAQABAD1AAAAhAMAAAAA&#10;" filled="f" strokecolor="red">
                  <v:textbox inset="5.85pt,.7pt,5.85pt,.7pt"/>
                </v:roundrect>
                <w10:anchorlock/>
              </v:group>
            </w:pict>
          </mc:Fallback>
        </mc:AlternateContent>
      </w:r>
    </w:p>
    <w:p w:rsidR="001C0BFE" w:rsidRDefault="001C0BFE" w:rsidP="0071315D">
      <w:pPr>
        <w:pStyle w:val="a4"/>
        <w:widowControl/>
        <w:numPr>
          <w:ilvl w:val="0"/>
          <w:numId w:val="17"/>
        </w:numPr>
        <w:snapToGrid/>
        <w:ind w:leftChars="0" w:right="100"/>
      </w:pPr>
      <w:r>
        <w:t>「削除してもよろしいですか？」と表示され「はい」ボタンを押下します。</w:t>
      </w:r>
    </w:p>
    <w:p w:rsidR="001C0BFE" w:rsidRDefault="001C0BFE" w:rsidP="0071315D">
      <w:pPr>
        <w:pStyle w:val="a4"/>
        <w:widowControl/>
        <w:numPr>
          <w:ilvl w:val="0"/>
          <w:numId w:val="17"/>
        </w:numPr>
        <w:snapToGrid/>
        <w:ind w:leftChars="0" w:right="100"/>
      </w:pPr>
      <w:r>
        <w:t>「削除しました。」と表示されれば、削除完了です。</w:t>
      </w:r>
    </w:p>
    <w:p w:rsidR="001C0BFE" w:rsidRDefault="001C0BFE" w:rsidP="001C0BFE">
      <w:pPr>
        <w:widowControl/>
        <w:snapToGrid/>
        <w:ind w:left="100" w:right="100"/>
      </w:pPr>
    </w:p>
    <w:p w:rsidR="00835714" w:rsidRDefault="00835714" w:rsidP="00835714">
      <w:pPr>
        <w:pStyle w:val="12"/>
        <w:ind w:right="200"/>
      </w:pPr>
      <w:bookmarkStart w:id="37" w:name="_Toc522271439"/>
      <w:r>
        <w:t>作業履歴の管理</w:t>
      </w:r>
      <w:bookmarkEnd w:id="37"/>
    </w:p>
    <w:p w:rsidR="00835714" w:rsidRDefault="00835714" w:rsidP="0071315D">
      <w:pPr>
        <w:pStyle w:val="a4"/>
        <w:widowControl/>
        <w:numPr>
          <w:ilvl w:val="0"/>
          <w:numId w:val="19"/>
        </w:numPr>
        <w:snapToGrid/>
        <w:ind w:leftChars="0" w:right="100"/>
      </w:pPr>
      <w:r>
        <w:rPr>
          <w:rFonts w:hint="eastAsia"/>
        </w:rPr>
        <w:t>車両の作業履歴を登録する場合、該当する車両項目をダブルクリックします。</w:t>
      </w:r>
      <w:r>
        <w:br/>
      </w:r>
      <w:r w:rsidR="00EB37B9">
        <w:rPr>
          <w:noProof/>
        </w:rPr>
        <mc:AlternateContent>
          <mc:Choice Requires="wpc">
            <w:drawing>
              <wp:inline distT="0" distB="0" distL="0" distR="0">
                <wp:extent cx="5107305" cy="1941830"/>
                <wp:effectExtent l="0" t="0" r="0" b="1270"/>
                <wp:docPr id="221" name="キャンバス 22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7" name="Picture 638" descr="ScreenShot000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70787" cy="1919334"/>
                          </a:xfrm>
                          <a:prstGeom prst="rect">
                            <a:avLst/>
                          </a:prstGeom>
                          <a:noFill/>
                          <a:extLst>
                            <a:ext uri="{909E8E84-426E-40DD-AFC4-6F175D3DCCD1}">
                              <a14:hiddenFill xmlns:a14="http://schemas.microsoft.com/office/drawing/2010/main">
                                <a:solidFill>
                                  <a:srgbClr val="FFFFFF"/>
                                </a:solidFill>
                              </a14:hiddenFill>
                            </a:ext>
                          </a:extLst>
                        </pic:spPr>
                      </pic:pic>
                      <wps:wsp>
                        <wps:cNvPr id="28" name="AutoShape 224"/>
                        <wps:cNvSpPr>
                          <a:spLocks noChangeArrowheads="1"/>
                        </wps:cNvSpPr>
                        <wps:spPr bwMode="auto">
                          <a:xfrm>
                            <a:off x="28799" y="920525"/>
                            <a:ext cx="1445345" cy="352733"/>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9" name="AutoShape 225"/>
                        <wps:cNvSpPr>
                          <a:spLocks/>
                        </wps:cNvSpPr>
                        <wps:spPr bwMode="auto">
                          <a:xfrm>
                            <a:off x="2986986" y="862936"/>
                            <a:ext cx="1828730" cy="427419"/>
                          </a:xfrm>
                          <a:prstGeom prst="borderCallout2">
                            <a:avLst>
                              <a:gd name="adj1" fmla="val 26745"/>
                              <a:gd name="adj2" fmla="val -4167"/>
                              <a:gd name="adj3" fmla="val 26745"/>
                              <a:gd name="adj4" fmla="val -45417"/>
                              <a:gd name="adj5" fmla="val 58394"/>
                              <a:gd name="adj6" fmla="val -87222"/>
                            </a:avLst>
                          </a:prstGeom>
                          <a:solidFill>
                            <a:srgbClr val="FFFFFF"/>
                          </a:solidFill>
                          <a:ln w="9525">
                            <a:solidFill>
                              <a:srgbClr val="000000"/>
                            </a:solidFill>
                            <a:miter lim="800000"/>
                            <a:headEnd/>
                            <a:tailEnd/>
                          </a:ln>
                        </wps:spPr>
                        <wps:txbx>
                          <w:txbxContent>
                            <w:p w:rsidR="00617500" w:rsidRDefault="00617500" w:rsidP="00835714">
                              <w:pPr>
                                <w:ind w:left="100" w:right="100"/>
                              </w:pPr>
                              <w:r>
                                <w:t>ダブルクリックすると作業履歴画面が表示されます。</w:t>
                              </w:r>
                            </w:p>
                          </w:txbxContent>
                        </wps:txbx>
                        <wps:bodyPr rot="0" vert="horz" wrap="square" lIns="74295" tIns="8890" rIns="74295" bIns="8890" anchor="t" anchorCtr="0" upright="1">
                          <a:noAutofit/>
                        </wps:bodyPr>
                      </wps:wsp>
                    </wpc:wpc>
                  </a:graphicData>
                </a:graphic>
              </wp:inline>
            </w:drawing>
          </mc:Choice>
          <mc:Fallback>
            <w:pict>
              <v:group id="キャンバス 221" o:spid="_x0000_s1133" editas="canvas" style="width:402.15pt;height:152.9pt;mso-position-horizontal-relative:char;mso-position-vertical-relative:line" coordsize="51073,19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">
                <v:shape id="_x0000_s1134" type="#_x0000_t75" style="position:absolute;width:51073;height:19418;visibility:visible;mso-wrap-style:square">
                  <v:fill o:detectmouseclick="t"/>
                  <v:path o:connecttype="none"/>
                </v:shape>
                <v:shape id="Picture 638" o:spid="_x0000_s1135" type="#_x0000_t75" alt="ScreenShot00030" style="position:absolute;width:29707;height:19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bY1nEAAAA2wAAAA8AAABkcnMvZG93bnJldi54bWxEj91qwkAUhO8F32E5Qu90Y0BroxvRgiVX&#10;Vm0f4DR78oPZsyG7TdK37xYKXg4z8w2z24+mET11rrasYLmIQBDnVtdcKvj8OM03IJxH1thYJgU/&#10;5GCfTic7TLQd+Er9zZciQNglqKDyvk2kdHlFBt3CtsTBK2xn0AfZlVJ3OAS4aWQcRWtpsOawUGFL&#10;rxXl99u3UdCeL1/r4eX8flxmdbN6u8isQKnU02w8bEF4Gv0j/N/OtIL4Gf6+hB8g0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bbY1nEAAAA2wAAAA8AAAAAAAAAAAAAAAAA&#10;nwIAAGRycy9kb3ducmV2LnhtbFBLBQYAAAAABAAEAPcAAACQAwAAAAA=&#10;">
                  <v:imagedata r:id="rId65" o:title="ScreenShot00030"/>
                </v:shape>
                <v:roundrect id="AutoShape 224" o:spid="_x0000_s1136" style="position:absolute;left:287;top:9205;width:14454;height:352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mLSb0A&#10;AADbAAAADwAAAGRycy9kb3ducmV2LnhtbERPSwrCMBDdC94hjOBOUwVFqqmoILgRqZ/90IxtaTMp&#10;Taz19mYhuHy8/2bbm1p01LrSsoLZNAJBnFldcq7gfjtOViCcR9ZYWyYFH3KwTYaDDcbavjml7upz&#10;EULYxaig8L6JpXRZQQbd1DbEgXva1qAPsM2lbvEdwk0t51G0lAZLDg0FNnQoKKuuL6Ngt+ge6eWZ&#10;lqf9+dbI4+qwsNVHqfGo361BeOr9X/xzn7SCeRgbvoQfIJM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YmLSb0AAADbAAAADwAAAAAAAAAAAAAAAACYAgAAZHJzL2Rvd25yZXYu&#10;eG1sUEsFBgAAAAAEAAQA9QAAAIIDAAAAAA==&#10;" filled="f" strokecolor="red">
                  <v:textbox inset="5.85pt,.7pt,5.85pt,.7pt"/>
                </v:roundrect>
                <v:shape id="AutoShape 225" o:spid="_x0000_s1137" type="#_x0000_t48" style="position:absolute;left:29869;top:8629;width:18288;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XQYsIA&#10;AADbAAAADwAAAGRycy9kb3ducmV2LnhtbESP3YrCMBSE7wXfIRzBO00VFK2mIoKwyLLiD3h7aI5t&#10;aXNSm2ztvv1GELwcZr4ZZr3pTCVaalxhWcFkHIEgTq0uOFNwvexHCxDOI2usLJOCP3KwSfq9Ncba&#10;PvlE7dlnIpSwi1FB7n0dS+nSnAy6sa2Jg3e3jUEfZJNJ3eAzlJtKTqNoLg0WHBZyrGmXU1qef42C&#10;6d5rI6/l8sGH7jTb3trDz/dRqeGg265AeOr8J/ymv3TglvD6En6AT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NdBiwgAAANsAAAAPAAAAAAAAAAAAAAAAAJgCAABkcnMvZG93&#10;bnJldi54bWxQSwUGAAAAAAQABAD1AAAAhwMAAAAA&#10;" adj="-18840,12613,-9810,5777,-900,5777">
                  <v:textbox inset="5.85pt,.7pt,5.85pt,.7pt">
                    <w:txbxContent>
                      <w:p w:rsidR="00617500" w:rsidRDefault="00617500" w:rsidP="00835714">
                        <w:pPr>
                          <w:ind w:left="100" w:right="100"/>
                        </w:pPr>
                        <w:r>
                          <w:t>ダブルクリックすると作業履歴画面が表示されます。</w:t>
                        </w:r>
                      </w:p>
                    </w:txbxContent>
                  </v:textbox>
                  <o:callout v:ext="edit" minusy="t"/>
                </v:shape>
                <w10:anchorlock/>
              </v:group>
            </w:pict>
          </mc:Fallback>
        </mc:AlternateContent>
      </w:r>
    </w:p>
    <w:p w:rsidR="00835714" w:rsidRDefault="00EB37B9" w:rsidP="0071315D">
      <w:pPr>
        <w:pStyle w:val="a4"/>
        <w:widowControl/>
        <w:numPr>
          <w:ilvl w:val="0"/>
          <w:numId w:val="19"/>
        </w:numPr>
        <w:snapToGrid/>
        <w:ind w:leftChars="0" w:right="100"/>
      </w:pPr>
      <w:r>
        <w:rPr>
          <w:noProof/>
        </w:rPr>
        <w:lastRenderedPageBreak/>
        <mc:AlternateContent>
          <mc:Choice Requires="wps">
            <w:drawing>
              <wp:anchor distT="0" distB="0" distL="114300" distR="114300" simplePos="0" relativeHeight="251670528" behindDoc="0" locked="0" layoutInCell="1" allowOverlap="1" wp14:anchorId="4D5C9367">
                <wp:simplePos x="0" y="0"/>
                <wp:positionH relativeFrom="column">
                  <wp:posOffset>2318385</wp:posOffset>
                </wp:positionH>
                <wp:positionV relativeFrom="paragraph">
                  <wp:posOffset>3160395</wp:posOffset>
                </wp:positionV>
                <wp:extent cx="1494155" cy="418465"/>
                <wp:effectExtent l="895350" t="13970" r="10795" b="5715"/>
                <wp:wrapNone/>
                <wp:docPr id="26" name="AutoShape 5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94155" cy="418465"/>
                        </a:xfrm>
                        <a:prstGeom prst="borderCallout1">
                          <a:avLst>
                            <a:gd name="adj1" fmla="val 27315"/>
                            <a:gd name="adj2" fmla="val -5102"/>
                            <a:gd name="adj3" fmla="val 81792"/>
                            <a:gd name="adj4" fmla="val -59199"/>
                          </a:avLst>
                        </a:prstGeom>
                        <a:solidFill>
                          <a:srgbClr val="FFFFFF"/>
                        </a:solidFill>
                        <a:ln w="9525">
                          <a:solidFill>
                            <a:srgbClr val="000000"/>
                          </a:solidFill>
                          <a:miter lim="800000"/>
                          <a:headEnd/>
                          <a:tailEnd/>
                        </a:ln>
                      </wps:spPr>
                      <wps:txbx>
                        <w:txbxContent>
                          <w:p w:rsidR="00617500" w:rsidRDefault="00617500" w:rsidP="003D7E2E">
                            <w:pPr>
                              <w:ind w:leftChars="0" w:left="0" w:right="100"/>
                            </w:pPr>
                            <w:r>
                              <w:rPr>
                                <w:rFonts w:hint="eastAsia"/>
                              </w:rPr>
                              <w:t>現在の作業履歴を</w:t>
                            </w:r>
                          </w:p>
                          <w:p w:rsidR="00617500" w:rsidRDefault="00617500" w:rsidP="003D7E2E">
                            <w:pPr>
                              <w:ind w:leftChars="0" w:left="0" w:right="100"/>
                            </w:pPr>
                            <w:r>
                              <w:rPr>
                                <w:rFonts w:hint="eastAsia"/>
                              </w:rPr>
                              <w:t>お気に入り登録します。</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5C9367" id="AutoShape 521" o:spid="_x0000_s1138" type="#_x0000_t47" style="position:absolute;left:0;text-align:left;margin-left:182.55pt;margin-top:248.85pt;width:117.65pt;height:32.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" adj="-12787,17667,-1102,5900">
                <v:textbox inset="5.85pt,.7pt,5.85pt,.7pt">
                  <w:txbxContent>
                    <w:p w:rsidR="00617500" w:rsidRDefault="00617500" w:rsidP="003D7E2E">
                      <w:pPr>
                        <w:ind w:leftChars="0" w:left="0" w:right="100"/>
                      </w:pPr>
                      <w:r>
                        <w:rPr>
                          <w:rFonts w:hint="eastAsia"/>
                        </w:rPr>
                        <w:t>現在の作業履歴を</w:t>
                      </w:r>
                    </w:p>
                    <w:p w:rsidR="00617500" w:rsidRDefault="00617500" w:rsidP="003D7E2E">
                      <w:pPr>
                        <w:ind w:leftChars="0" w:left="0" w:right="100"/>
                      </w:pPr>
                      <w:r>
                        <w:rPr>
                          <w:rFonts w:hint="eastAsia"/>
                        </w:rPr>
                        <w:t>お気に入り登録します。</w:t>
                      </w:r>
                    </w:p>
                  </w:txbxContent>
                </v:textbox>
                <o:callout v:ext="edit" minusy="t"/>
              </v:shape>
            </w:pict>
          </mc:Fallback>
        </mc:AlternateContent>
      </w:r>
      <w:r>
        <w:rPr>
          <w:noProof/>
        </w:rPr>
        <mc:AlternateContent>
          <mc:Choice Requires="wps">
            <w:drawing>
              <wp:anchor distT="0" distB="0" distL="114300" distR="114300" simplePos="0" relativeHeight="251669504" behindDoc="0" locked="0" layoutInCell="1" allowOverlap="1" wp14:anchorId="3F3D93E6">
                <wp:simplePos x="0" y="0"/>
                <wp:positionH relativeFrom="column">
                  <wp:posOffset>3204210</wp:posOffset>
                </wp:positionH>
                <wp:positionV relativeFrom="paragraph">
                  <wp:posOffset>1512570</wp:posOffset>
                </wp:positionV>
                <wp:extent cx="1571625" cy="371475"/>
                <wp:effectExtent l="809625" t="13970" r="9525" b="5080"/>
                <wp:wrapNone/>
                <wp:docPr id="25" name="AutoShape 5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71625" cy="371475"/>
                        </a:xfrm>
                        <a:prstGeom prst="borderCallout1">
                          <a:avLst>
                            <a:gd name="adj1" fmla="val 30769"/>
                            <a:gd name="adj2" fmla="val -4847"/>
                            <a:gd name="adj3" fmla="val 48718"/>
                            <a:gd name="adj4" fmla="val -50907"/>
                          </a:avLst>
                        </a:prstGeom>
                        <a:solidFill>
                          <a:srgbClr val="FFFFFF"/>
                        </a:solidFill>
                        <a:ln w="9525">
                          <a:solidFill>
                            <a:srgbClr val="000000"/>
                          </a:solidFill>
                          <a:miter lim="800000"/>
                          <a:headEnd/>
                          <a:tailEnd/>
                        </a:ln>
                      </wps:spPr>
                      <wps:txbx>
                        <w:txbxContent>
                          <w:p w:rsidR="00617500" w:rsidRDefault="00617500" w:rsidP="003D7E2E">
                            <w:pPr>
                              <w:ind w:leftChars="0" w:left="0" w:right="100"/>
                            </w:pPr>
                            <w:r>
                              <w:rPr>
                                <w:rFonts w:hint="eastAsia"/>
                              </w:rPr>
                              <w:t>選択した行の文字の色を黒か赤に変更します。</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3D93E6" id="AutoShape 520" o:spid="_x0000_s1139" type="#_x0000_t47" style="position:absolute;left:0;text-align:left;margin-left:252.3pt;margin-top:119.1pt;width:123.75pt;height:29.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" adj="-10996,10523,-1047,6646">
                <v:textbox inset="5.85pt,.7pt,5.85pt,.7pt">
                  <w:txbxContent>
                    <w:p w:rsidR="00617500" w:rsidRDefault="00617500" w:rsidP="003D7E2E">
                      <w:pPr>
                        <w:ind w:leftChars="0" w:left="0" w:right="100"/>
                      </w:pPr>
                      <w:r>
                        <w:rPr>
                          <w:rFonts w:hint="eastAsia"/>
                        </w:rPr>
                        <w:t>選択した行の文字の色を黒か赤に変更します。</w:t>
                      </w:r>
                    </w:p>
                  </w:txbxContent>
                </v:textbox>
                <o:callout v:ext="edit" minusy="t"/>
              </v:shape>
            </w:pict>
          </mc:Fallback>
        </mc:AlternateContent>
      </w:r>
      <w:r>
        <w:rPr>
          <w:noProof/>
        </w:rPr>
        <mc:AlternateContent>
          <mc:Choice Requires="wps">
            <w:drawing>
              <wp:anchor distT="0" distB="0" distL="114300" distR="114300" simplePos="0" relativeHeight="251668480" behindDoc="0" locked="0" layoutInCell="1" allowOverlap="1" wp14:anchorId="2D0E2690">
                <wp:simplePos x="0" y="0"/>
                <wp:positionH relativeFrom="column">
                  <wp:posOffset>1318260</wp:posOffset>
                </wp:positionH>
                <wp:positionV relativeFrom="paragraph">
                  <wp:posOffset>1369060</wp:posOffset>
                </wp:positionV>
                <wp:extent cx="219075" cy="286385"/>
                <wp:effectExtent l="9525" t="13335" r="9525" b="5080"/>
                <wp:wrapNone/>
                <wp:docPr id="24" name="AutoShap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9075" cy="2863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C53ADC" id="AutoShape 519" o:spid="_x0000_s1026" type="#_x0000_t32" style="position:absolute;left:0;text-align:left;margin-left:103.8pt;margin-top:107.8pt;width:17.25pt;height:22.5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"/>
            </w:pict>
          </mc:Fallback>
        </mc:AlternateContent>
      </w:r>
      <w:r>
        <w:rPr>
          <w:noProof/>
        </w:rPr>
        <mc:AlternateContent>
          <mc:Choice Requires="wps">
            <w:drawing>
              <wp:anchor distT="0" distB="0" distL="114300" distR="114300" simplePos="0" relativeHeight="251667456" behindDoc="0" locked="0" layoutInCell="1" allowOverlap="1" wp14:anchorId="71E3D4B3">
                <wp:simplePos x="0" y="0"/>
                <wp:positionH relativeFrom="column">
                  <wp:posOffset>1061085</wp:posOffset>
                </wp:positionH>
                <wp:positionV relativeFrom="paragraph">
                  <wp:posOffset>1171575</wp:posOffset>
                </wp:positionV>
                <wp:extent cx="1582420" cy="218440"/>
                <wp:effectExtent l="323850" t="6350" r="8255" b="241935"/>
                <wp:wrapNone/>
                <wp:docPr id="22" name="AutoShape 5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82420" cy="218440"/>
                        </a:xfrm>
                        <a:prstGeom prst="borderCallout1">
                          <a:avLst>
                            <a:gd name="adj1" fmla="val 52324"/>
                            <a:gd name="adj2" fmla="val -4815"/>
                            <a:gd name="adj3" fmla="val 204361"/>
                            <a:gd name="adj4" fmla="val -19866"/>
                          </a:avLst>
                        </a:prstGeom>
                        <a:solidFill>
                          <a:srgbClr val="FFFFFF"/>
                        </a:solidFill>
                        <a:ln w="9525">
                          <a:solidFill>
                            <a:srgbClr val="000000"/>
                          </a:solidFill>
                          <a:miter lim="800000"/>
                          <a:headEnd/>
                          <a:tailEnd/>
                        </a:ln>
                      </wps:spPr>
                      <wps:txbx>
                        <w:txbxContent>
                          <w:p w:rsidR="00617500" w:rsidRDefault="00617500" w:rsidP="001A7C73">
                            <w:pPr>
                              <w:ind w:left="100" w:right="100"/>
                            </w:pPr>
                            <w:r>
                              <w:rPr>
                                <w:rFonts w:hint="eastAsia"/>
                              </w:rPr>
                              <w:t>行追加・行削除します。</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E3D4B3" id="AutoShape 518" o:spid="_x0000_s1140" type="#_x0000_t47" style="position:absolute;left:0;text-align:left;margin-left:83.55pt;margin-top:92.25pt;width:124.6pt;height:1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" adj="-4291,44142,-1040,11302">
                <v:textbox inset="5.85pt,.7pt,5.85pt,.7pt">
                  <w:txbxContent>
                    <w:p w:rsidR="00617500" w:rsidRDefault="00617500" w:rsidP="001A7C73">
                      <w:pPr>
                        <w:ind w:left="100" w:right="100"/>
                      </w:pPr>
                      <w:r>
                        <w:rPr>
                          <w:rFonts w:hint="eastAsia"/>
                        </w:rPr>
                        <w:t>行追加・行削除します。</w:t>
                      </w:r>
                    </w:p>
                  </w:txbxContent>
                </v:textbox>
                <o:callout v:ext="edit" minusy="t"/>
              </v:shape>
            </w:pict>
          </mc:Fallback>
        </mc:AlternateContent>
      </w:r>
      <w:r>
        <w:rPr>
          <w:noProof/>
        </w:rPr>
        <mc:AlternateContent>
          <mc:Choice Requires="wps">
            <w:drawing>
              <wp:anchor distT="0" distB="0" distL="114300" distR="114300" simplePos="0" relativeHeight="251666432" behindDoc="0" locked="0" layoutInCell="1" allowOverlap="1" wp14:anchorId="65DB8A03">
                <wp:simplePos x="0" y="0"/>
                <wp:positionH relativeFrom="column">
                  <wp:posOffset>3366135</wp:posOffset>
                </wp:positionH>
                <wp:positionV relativeFrom="paragraph">
                  <wp:posOffset>826770</wp:posOffset>
                </wp:positionV>
                <wp:extent cx="2066925" cy="373380"/>
                <wp:effectExtent l="542925" t="23495" r="9525" b="12700"/>
                <wp:wrapNone/>
                <wp:docPr id="21" name="AutoShape 5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66925" cy="373380"/>
                        </a:xfrm>
                        <a:prstGeom prst="borderCallout1">
                          <a:avLst>
                            <a:gd name="adj1" fmla="val 30611"/>
                            <a:gd name="adj2" fmla="val -3685"/>
                            <a:gd name="adj3" fmla="val -2722"/>
                            <a:gd name="adj4" fmla="val -25806"/>
                          </a:avLst>
                        </a:prstGeom>
                        <a:solidFill>
                          <a:srgbClr val="FFFFFF"/>
                        </a:solidFill>
                        <a:ln w="9525">
                          <a:solidFill>
                            <a:srgbClr val="000000"/>
                          </a:solidFill>
                          <a:miter lim="800000"/>
                          <a:headEnd/>
                          <a:tailEnd/>
                        </a:ln>
                      </wps:spPr>
                      <wps:txbx>
                        <w:txbxContent>
                          <w:p w:rsidR="00617500" w:rsidRDefault="00617500" w:rsidP="003D7E2E">
                            <w:pPr>
                              <w:ind w:leftChars="25" w:right="100"/>
                            </w:pPr>
                            <w:r>
                              <w:rPr>
                                <w:rFonts w:hint="eastAsia"/>
                              </w:rPr>
                              <w:t>お気に入り登録した試験車の作業履歴を呼び出せます。</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DB8A03" id="AutoShape 517" o:spid="_x0000_s1141" type="#_x0000_t47" style="position:absolute;left:0;text-align:left;margin-left:265.05pt;margin-top:65.1pt;width:162.75pt;height:29.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" adj="-5574,-588,-796,6612">
                <v:textbox inset="5.85pt,.7pt,5.85pt,.7pt">
                  <w:txbxContent>
                    <w:p w:rsidR="00617500" w:rsidRDefault="00617500" w:rsidP="003D7E2E">
                      <w:pPr>
                        <w:ind w:leftChars="25" w:right="100"/>
                      </w:pPr>
                      <w:r>
                        <w:rPr>
                          <w:rFonts w:hint="eastAsia"/>
                        </w:rPr>
                        <w:t>お気に入り登録した試験車の作業履歴を呼び出せます。</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6BE234B4">
                <wp:simplePos x="0" y="0"/>
                <wp:positionH relativeFrom="column">
                  <wp:posOffset>5023485</wp:posOffset>
                </wp:positionH>
                <wp:positionV relativeFrom="paragraph">
                  <wp:posOffset>3029585</wp:posOffset>
                </wp:positionV>
                <wp:extent cx="914400" cy="464185"/>
                <wp:effectExtent l="304800" t="6985" r="9525" b="5080"/>
                <wp:wrapNone/>
                <wp:docPr id="20" name="AutoShape 5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464185"/>
                        </a:xfrm>
                        <a:prstGeom prst="borderCallout1">
                          <a:avLst>
                            <a:gd name="adj1" fmla="val 24625"/>
                            <a:gd name="adj2" fmla="val -8333"/>
                            <a:gd name="adj3" fmla="val 93843"/>
                            <a:gd name="adj4" fmla="val -32292"/>
                          </a:avLst>
                        </a:prstGeom>
                        <a:solidFill>
                          <a:srgbClr val="FFFFFF"/>
                        </a:solidFill>
                        <a:ln w="9525">
                          <a:solidFill>
                            <a:srgbClr val="000000"/>
                          </a:solidFill>
                          <a:miter lim="800000"/>
                          <a:headEnd/>
                          <a:tailEnd/>
                        </a:ln>
                      </wps:spPr>
                      <wps:txbx>
                        <w:txbxContent>
                          <w:p w:rsidR="00617500" w:rsidRDefault="00617500" w:rsidP="001A7C73">
                            <w:pPr>
                              <w:ind w:left="100" w:right="100"/>
                            </w:pPr>
                            <w:r>
                              <w:rPr>
                                <w:rFonts w:hint="eastAsia"/>
                              </w:rPr>
                              <w:t>ウィンドウを閉じます。</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E234B4" id="AutoShape 522" o:spid="_x0000_s1142" type="#_x0000_t47" style="position:absolute;left:0;text-align:left;margin-left:395.55pt;margin-top:238.55pt;width:1in;height:36.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" adj="-6975,20270,,5319">
                <v:textbox inset="5.85pt,.7pt,5.85pt,.7pt">
                  <w:txbxContent>
                    <w:p w:rsidR="00617500" w:rsidRDefault="00617500" w:rsidP="001A7C73">
                      <w:pPr>
                        <w:ind w:left="100" w:right="100"/>
                      </w:pPr>
                      <w:r>
                        <w:rPr>
                          <w:rFonts w:hint="eastAsia"/>
                        </w:rPr>
                        <w:t>ウィンドウを閉じます。</w:t>
                      </w:r>
                    </w:p>
                  </w:txbxContent>
                </v:textbox>
                <o:callout v:ext="edit" minusy="t"/>
              </v:shape>
            </w:pict>
          </mc:Fallback>
        </mc:AlternateContent>
      </w:r>
      <w:r w:rsidR="00835714">
        <w:t>作業履歴画面が表示されます。</w:t>
      </w:r>
      <w:r w:rsidR="00835714">
        <w:br/>
      </w:r>
      <w:r>
        <w:rPr>
          <w:noProof/>
        </w:rPr>
        <mc:AlternateContent>
          <mc:Choice Requires="wpc">
            <w:drawing>
              <wp:inline distT="0" distB="0" distL="0" distR="0">
                <wp:extent cx="4676775" cy="3413760"/>
                <wp:effectExtent l="0" t="4445" r="635" b="1270"/>
                <wp:docPr id="226" name="キャンバス 2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9" name="Picture 489" descr="ScreenShot0005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663650" cy="3391883"/>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5207AB5" id="キャンバス 226" o:spid="_x0000_s1026" editas="canvas" style="width:368.25pt;height:268.8pt;mso-position-horizontal-relative:char;mso-position-vertical-relative:line" coordsize="46767,34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">
                <v:shape id="_x0000_s1027" type="#_x0000_t75" style="position:absolute;width:46767;height:34137;visibility:visible;mso-wrap-style:square">
                  <v:fill o:detectmouseclick="t"/>
                  <v:path o:connecttype="none"/>
                </v:shape>
                <v:shape id="Picture 489" o:spid="_x0000_s1028" type="#_x0000_t75" alt="ScreenShot00051" style="position:absolute;width:46636;height:339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XB8XCAAAA2wAAAA8AAABkcnMvZG93bnJldi54bWxET01rwkAQvRf8D8sI3urG0opGV1FBsF5E&#10;20OPQ3ZMgtnZdHcbE3+9Kwi9zeN9znzZmko05HxpWcFomIAgzqwuOVfw/bV9nYDwAVljZZkUdORh&#10;uei9zDHV9spHak4hFzGEfYoKihDqVEqfFWTQD21NHLmzdQZDhC6X2uE1hptKviXJWBosOTYUWNOm&#10;oOxy+jMKJtv9+n3a6V83OjQf66PbfN5+OqUG/XY1AxGoDf/ip3un4/wpPH6JB8jFH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FwfFwgAAANsAAAAPAAAAAAAAAAAAAAAAAJ8C&#10;AABkcnMvZG93bnJldi54bWxQSwUGAAAAAAQABAD3AAAAjgMAAAAA&#10;">
                  <v:imagedata r:id="rId105" o:title="ScreenShot00051"/>
                </v:shape>
                <w10:anchorlock/>
              </v:group>
            </w:pict>
          </mc:Fallback>
        </mc:AlternateContent>
      </w:r>
    </w:p>
    <w:p w:rsidR="00835714" w:rsidRDefault="00835714" w:rsidP="0071315D">
      <w:pPr>
        <w:pStyle w:val="a4"/>
        <w:widowControl/>
        <w:numPr>
          <w:ilvl w:val="0"/>
          <w:numId w:val="19"/>
        </w:numPr>
        <w:snapToGrid/>
        <w:ind w:leftChars="0" w:right="100"/>
      </w:pPr>
      <w:r>
        <w:t>車両の作業履歴を入力し、「登録」ボタンを押下します。</w:t>
      </w:r>
    </w:p>
    <w:p w:rsidR="00835714" w:rsidRDefault="00835714" w:rsidP="0071315D">
      <w:pPr>
        <w:pStyle w:val="a4"/>
        <w:widowControl/>
        <w:numPr>
          <w:ilvl w:val="0"/>
          <w:numId w:val="19"/>
        </w:numPr>
        <w:snapToGrid/>
        <w:ind w:leftChars="0" w:right="100"/>
      </w:pPr>
      <w:r>
        <w:t>「登録しました。」と表示されれば、登録完了です。</w:t>
      </w:r>
      <w:r>
        <w:br/>
      </w:r>
    </w:p>
    <w:p w:rsidR="002B4A10" w:rsidRDefault="002B4A10" w:rsidP="002B4A10">
      <w:pPr>
        <w:widowControl/>
        <w:snapToGrid/>
        <w:ind w:left="100" w:right="100"/>
      </w:pPr>
    </w:p>
    <w:p w:rsidR="00426A40" w:rsidRDefault="00426A40" w:rsidP="002B4A10">
      <w:pPr>
        <w:widowControl/>
        <w:snapToGrid/>
        <w:ind w:left="100" w:right="100"/>
      </w:pPr>
    </w:p>
    <w:p w:rsidR="00426A40" w:rsidRDefault="00426A40" w:rsidP="002B4A10">
      <w:pPr>
        <w:widowControl/>
        <w:snapToGrid/>
        <w:ind w:left="100" w:right="100"/>
      </w:pPr>
    </w:p>
    <w:p w:rsidR="00426A40" w:rsidRDefault="00426A40" w:rsidP="002B4A10">
      <w:pPr>
        <w:widowControl/>
        <w:snapToGrid/>
        <w:ind w:left="100" w:right="100"/>
      </w:pPr>
    </w:p>
    <w:p w:rsidR="00426A40" w:rsidRDefault="00426A40" w:rsidP="002B4A10">
      <w:pPr>
        <w:widowControl/>
        <w:snapToGrid/>
        <w:ind w:left="100" w:right="100"/>
      </w:pPr>
    </w:p>
    <w:p w:rsidR="00426A40" w:rsidRDefault="00426A40" w:rsidP="002B4A10">
      <w:pPr>
        <w:widowControl/>
        <w:snapToGrid/>
        <w:ind w:left="100" w:right="100"/>
      </w:pPr>
    </w:p>
    <w:p w:rsidR="00426A40" w:rsidRPr="00835714" w:rsidRDefault="00426A40" w:rsidP="002B4A10">
      <w:pPr>
        <w:widowControl/>
        <w:snapToGrid/>
        <w:ind w:left="100" w:right="100"/>
      </w:pPr>
    </w:p>
    <w:p w:rsidR="002B4A10" w:rsidRDefault="002B4A10" w:rsidP="002B4A10">
      <w:pPr>
        <w:pStyle w:val="4"/>
        <w:spacing w:before="180" w:after="180"/>
        <w:ind w:left="100" w:right="100"/>
      </w:pPr>
      <w:bookmarkStart w:id="38" w:name="_Toc522271440"/>
      <w:r>
        <w:lastRenderedPageBreak/>
        <w:t>カレンダー共通操作（試験車日程、カーシェア日程、外製車日程）</w:t>
      </w:r>
      <w:bookmarkEnd w:id="38"/>
    </w:p>
    <w:p w:rsidR="00775DF9" w:rsidRDefault="00EB37B9" w:rsidP="002B4A10">
      <w:pPr>
        <w:widowControl/>
        <w:snapToGrid/>
        <w:ind w:left="100" w:right="100"/>
      </w:pPr>
      <w:r>
        <w:rPr>
          <w:noProof/>
        </w:rPr>
        <mc:AlternateContent>
          <mc:Choice Requires="wpc">
            <w:drawing>
              <wp:inline distT="0" distB="0" distL="0" distR="0">
                <wp:extent cx="6344920" cy="2651760"/>
                <wp:effectExtent l="0" t="2540" r="3175" b="3175"/>
                <wp:docPr id="150" name="キャンバス 1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8" name="Picture 490" descr="ScreenShot0005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344920" cy="2408727"/>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34EEDE2C" id="キャンバス 150" o:spid="_x0000_s1026" editas="canvas" style="width:499.6pt;height:208.8pt;mso-position-horizontal-relative:char;mso-position-vertical-relative:line" coordsize="63449,265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">
                <v:shape id="_x0000_s1027" type="#_x0000_t75" style="position:absolute;width:63449;height:26517;visibility:visible;mso-wrap-style:square">
                  <v:fill o:detectmouseclick="t"/>
                  <v:path o:connecttype="none"/>
                </v:shape>
                <v:shape id="Picture 490" o:spid="_x0000_s1028" type="#_x0000_t75" alt="ScreenShot00052" style="position:absolute;width:63449;height:240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K60zFAAAA2wAAAA8AAABkcnMvZG93bnJldi54bWxEj0FrwkAQhe8F/8MygpeiGwWrRFexhUov&#10;hRoVPA7ZMQlmZ0N2a2J/fedQ6G2G9+a9b9bb3tXqTm2oPBuYThJQxLm3FRcGTsf38RJUiMgWa89k&#10;4EEBtpvB0xpT6zs+0D2LhZIQDikaKGNsUq1DXpLDMPENsWhX3zqMsraFti12Eu5qPUuSF+2wYmko&#10;saG3kvJb9u0MdJqcnmeLr8vPa79Pnufnqf08GzMa9rsVqEh9/Df/XX9YwRdY+UUG0J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FiutMxQAAANsAAAAPAAAAAAAAAAAAAAAA&#10;AJ8CAABkcnMvZG93bnJldi54bWxQSwUGAAAAAAQABAD3AAAAkQMAAAAA&#10;">
                  <v:imagedata r:id="rId107" o:title="ScreenShot00052"/>
                </v:shape>
                <w10:anchorlock/>
              </v:group>
            </w:pict>
          </mc:Fallback>
        </mc:AlternateContent>
      </w:r>
    </w:p>
    <w:p w:rsidR="002B4A10" w:rsidRDefault="002B4A10" w:rsidP="002B4A10">
      <w:pPr>
        <w:widowControl/>
        <w:snapToGrid/>
        <w:ind w:left="100" w:right="100"/>
      </w:pPr>
    </w:p>
    <w:p w:rsidR="00775DF9" w:rsidRDefault="00775DF9" w:rsidP="00775DF9">
      <w:pPr>
        <w:pStyle w:val="12"/>
        <w:ind w:right="200"/>
      </w:pPr>
      <w:bookmarkStart w:id="39" w:name="_Toc522271441"/>
      <w:r>
        <w:t>フォントサイズ</w:t>
      </w:r>
      <w:bookmarkEnd w:id="39"/>
    </w:p>
    <w:p w:rsidR="00B72309" w:rsidRDefault="00B72309" w:rsidP="002B4A10">
      <w:pPr>
        <w:widowControl/>
        <w:snapToGrid/>
        <w:ind w:left="100" w:right="100"/>
      </w:pPr>
      <w:r>
        <w:t>カレンダー領域のフォントサイズを変更できます。</w:t>
      </w:r>
    </w:p>
    <w:p w:rsidR="00B72309" w:rsidRDefault="00B72309" w:rsidP="002B4A10">
      <w:pPr>
        <w:widowControl/>
        <w:snapToGrid/>
        <w:ind w:left="100" w:right="100"/>
      </w:pPr>
      <w:r>
        <w:t xml:space="preserve">※ </w:t>
      </w:r>
      <w:r>
        <w:t>初期サイズは「</w:t>
      </w:r>
      <w:r>
        <w:t>9</w:t>
      </w:r>
      <w:r>
        <w:t>」</w:t>
      </w:r>
    </w:p>
    <w:p w:rsidR="00775DF9" w:rsidRDefault="00EB37B9" w:rsidP="002B4A10">
      <w:pPr>
        <w:widowControl/>
        <w:snapToGrid/>
        <w:ind w:left="100" w:right="100"/>
      </w:pPr>
      <w:r>
        <w:rPr>
          <w:noProof/>
        </w:rPr>
        <mc:AlternateContent>
          <mc:Choice Requires="wpc">
            <w:drawing>
              <wp:inline distT="0" distB="0" distL="0" distR="0">
                <wp:extent cx="5616575" cy="3284855"/>
                <wp:effectExtent l="0" t="3810" r="0" b="0"/>
                <wp:docPr id="154" name="キャンバス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3" name="Picture 492" descr="ScreenShot0005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194072" y="1468126"/>
                            <a:ext cx="5066577" cy="181672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491" descr="ScreenShot0005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207879" y="0"/>
                            <a:ext cx="889048" cy="1333752"/>
                          </a:xfrm>
                          <a:prstGeom prst="rect">
                            <a:avLst/>
                          </a:prstGeom>
                          <a:noFill/>
                          <a:extLst>
                            <a:ext uri="{909E8E84-426E-40DD-AFC4-6F175D3DCCD1}">
                              <a14:hiddenFill xmlns:a14="http://schemas.microsoft.com/office/drawing/2010/main">
                                <a:solidFill>
                                  <a:srgbClr val="FFFFFF"/>
                                </a:solidFill>
                              </a14:hiddenFill>
                            </a:ext>
                          </a:extLst>
                        </pic:spPr>
                      </pic:pic>
                      <wps:wsp>
                        <wps:cNvPr id="15" name="AutoShape 155"/>
                        <wps:cNvSpPr>
                          <a:spLocks noChangeArrowheads="1"/>
                        </wps:cNvSpPr>
                        <wps:spPr bwMode="auto">
                          <a:xfrm>
                            <a:off x="271547" y="23035"/>
                            <a:ext cx="589886" cy="1350645"/>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6" name="AutoShape 159"/>
                        <wps:cNvSpPr>
                          <a:spLocks/>
                        </wps:cNvSpPr>
                        <wps:spPr bwMode="auto">
                          <a:xfrm>
                            <a:off x="2854312" y="496798"/>
                            <a:ext cx="1599366" cy="365496"/>
                          </a:xfrm>
                          <a:prstGeom prst="borderCallout2">
                            <a:avLst>
                              <a:gd name="adj1" fmla="val 31250"/>
                              <a:gd name="adj2" fmla="val -4764"/>
                              <a:gd name="adj3" fmla="val 31250"/>
                              <a:gd name="adj4" fmla="val -43190"/>
                              <a:gd name="adj5" fmla="val 284551"/>
                              <a:gd name="adj6" fmla="val -81935"/>
                            </a:avLst>
                          </a:prstGeom>
                          <a:solidFill>
                            <a:srgbClr val="FFFFFF"/>
                          </a:solidFill>
                          <a:ln w="9525">
                            <a:solidFill>
                              <a:srgbClr val="000000"/>
                            </a:solidFill>
                            <a:miter lim="800000"/>
                            <a:headEnd/>
                            <a:tailEnd/>
                          </a:ln>
                        </wps:spPr>
                        <wps:txbx>
                          <w:txbxContent>
                            <w:p w:rsidR="00617500" w:rsidRDefault="00617500" w:rsidP="00B72309">
                              <w:pPr>
                                <w:ind w:left="100" w:right="100"/>
                              </w:pPr>
                              <w:r>
                                <w:t>変更される領域</w:t>
                              </w:r>
                            </w:p>
                          </w:txbxContent>
                        </wps:txbx>
                        <wps:bodyPr rot="0" vert="horz" wrap="square" lIns="74295" tIns="8890" rIns="74295" bIns="8890" anchor="t" anchorCtr="0" upright="1">
                          <a:noAutofit/>
                        </wps:bodyPr>
                      </wps:wsp>
                      <wps:wsp>
                        <wps:cNvPr id="17" name="AutoShape 160"/>
                        <wps:cNvSpPr>
                          <a:spLocks noChangeArrowheads="1"/>
                        </wps:cNvSpPr>
                        <wps:spPr bwMode="auto">
                          <a:xfrm>
                            <a:off x="182566" y="1806747"/>
                            <a:ext cx="4996773" cy="1418216"/>
                          </a:xfrm>
                          <a:prstGeom prst="roundRect">
                            <a:avLst>
                              <a:gd name="adj" fmla="val 572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id="キャンバス 154" o:spid="_x0000_s1143" editas="canvas" style="width:442.25pt;height:258.65pt;mso-position-horizontal-relative:char;mso-position-vertical-relative:line" coordsize="56165,32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">
                <v:shape id="_x0000_s1144" type="#_x0000_t75" style="position:absolute;width:56165;height:32848;visibility:visible;mso-wrap-style:square">
                  <v:fill o:detectmouseclick="t"/>
                  <v:path o:connecttype="none"/>
                </v:shape>
                <v:shape id="Picture 492" o:spid="_x0000_s1145" type="#_x0000_t75" alt="ScreenShot00052" style="position:absolute;left:1940;top:14681;width:50666;height:181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ueT3CAAAA2wAAAA8AAABkcnMvZG93bnJldi54bWxET01rwkAQvRf8D8sIXkQ3KtoSXcUWlF4K&#10;mhrocciOSTA7G7Krif76bkHobR7vc1abzlTiRo0rLSuYjCMQxJnVJecKTt+70RsI55E1VpZJwZ0c&#10;bNa9lxXG2rZ8pFvicxFC2MWooPC+jqV0WUEG3djWxIE728agD7DJpW6wDeGmktMoWkiDJYeGAmv6&#10;KCi7JFejoJVk5Dx5Pfw83rt9NJynE/2VKjXod9slCE+d/xc/3Z86zJ/B3y/hALn+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LLnk9wgAAANsAAAAPAAAAAAAAAAAAAAAAAJ8C&#10;AABkcnMvZG93bnJldi54bWxQSwUGAAAAAAQABAD3AAAAjgMAAAAA&#10;">
                  <v:imagedata r:id="rId109" o:title="ScreenShot00052"/>
                </v:shape>
                <v:shape id="Picture 491" o:spid="_x0000_s1146" type="#_x0000_t75" alt="ScreenShot00053" style="position:absolute;left:2078;width:8891;height:13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qrkvBAAAA2wAAAA8AAABkcnMvZG93bnJldi54bWxET01rAjEQvRf6H8IIvdVEKVK3RhGhWDwo&#10;VRF6GzbjbnAzWZJU139vBMHbPN7nTGada8SZQrSeNQz6CgRx6Y3lSsN+9/3+CSImZIONZ9JwpQiz&#10;6evLBAvjL/xL522qRA7hWKCGOqW2kDKWNTmMfd8SZ+7og8OUYaikCXjJ4a6RQ6VG0qHl3FBjS4ua&#10;ytP232nYXO0RD+lvvVChst1YrdbL3Urrt143/wKRqEtP8cP9Y/L8D7j/kg+Q0x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IqrkvBAAAA2wAAAA8AAAAAAAAAAAAAAAAAnwIA&#10;AGRycy9kb3ducmV2LnhtbFBLBQYAAAAABAAEAPcAAACNAwAAAAA=&#10;">
                  <v:imagedata r:id="rId110" o:title="ScreenShot00053"/>
                </v:shape>
                <v:roundrect id="AutoShape 155" o:spid="_x0000_s1147" style="position:absolute;left:2715;top:230;width:5899;height:1350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Tuar0A&#10;AADbAAAADwAAAGRycy9kb3ducmV2LnhtbERPSwrCMBDdC94hjOBOU4WKVKOoILgRqZ/90IxtsZmU&#10;JtZ6eyMI7ubxvrNcd6YSLTWutKxgMo5AEGdWl5wruF72ozkI55E1VpZJwZscrFf93hITbV+cUnv2&#10;uQgh7BJUUHhfJ1K6rCCDbmxr4sDdbWPQB9jkUjf4CuGmktMomkmDJYeGAmvaFZQ9zk+jYBO3t/R0&#10;T8vD9nip5X6+i+3jrdRw0G0WIDx1/i/+uQ86zI/h+0s4QK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eTuar0AAADbAAAADwAAAAAAAAAAAAAAAACYAgAAZHJzL2Rvd25yZXYu&#10;eG1sUEsFBgAAAAAEAAQA9QAAAIIDAAAAAA==&#10;" filled="f" strokecolor="red">
                  <v:textbox inset="5.85pt,.7pt,5.85pt,.7pt"/>
                </v:roundrect>
                <v:shape id="AutoShape 159" o:spid="_x0000_s1148" type="#_x0000_t48" style="position:absolute;left:28543;top:4967;width:15993;height:3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4PMQA&#10;AADbAAAADwAAAGRycy9kb3ducmV2LnhtbERPS2vCQBC+F/wPywje6sYHWlLXILaF9lCKD4Teptkx&#10;G5KdDdk1pv/eFQq9zcf3nFXW21p01PrSsYLJOAFBnDtdcqHgeHh7fALhA7LG2jEp+CUP2XrwsMJU&#10;uyvvqNuHQsQQ9ikqMCE0qZQ+N2TRj11DHLmzay2GCNtC6havMdzWcpokC2mx5NhgsKGtobzaX6yC&#10;6Yw+vpfzanl5+fk8uflrdfrCo1KjYb95BhGoD//iP/e7jvMXcP8lHi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xeDzEAAAA2wAAAA8AAAAAAAAAAAAAAAAAmAIAAGRycy9k&#10;b3ducmV2LnhtbFBLBQYAAAAABAAEAPUAAACJAwAAAAA=&#10;" adj="-17698,61463,-9329,6750,-1029,6750">
                  <v:textbox inset="5.85pt,.7pt,5.85pt,.7pt">
                    <w:txbxContent>
                      <w:p w:rsidR="00617500" w:rsidRDefault="00617500" w:rsidP="00B72309">
                        <w:pPr>
                          <w:ind w:left="100" w:right="100"/>
                        </w:pPr>
                        <w:r>
                          <w:t>変更される領域</w:t>
                        </w:r>
                      </w:p>
                    </w:txbxContent>
                  </v:textbox>
                  <o:callout v:ext="edit" minusy="t"/>
                </v:shape>
                <v:roundrect id="AutoShape 160" o:spid="_x0000_s1149" style="position:absolute;left:1825;top:18067;width:49968;height:14182;visibility:visible;mso-wrap-style:square;v-text-anchor:top" arcsize="375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vQ7MIA&#10;AADbAAAADwAAAGRycy9kb3ducmV2LnhtbERPzWrCQBC+F3yHZYTe6saWpm3MGkKL4qEgah5gyE6T&#10;YHY2ZrcmefuuUPA2H9/vpNloWnGl3jWWFSwXEQji0uqGKwXFafP0DsJ5ZI2tZVIwkYNsPXtIMdF2&#10;4ANdj74SIYRdggpq77tESlfWZNAtbEccuB/bG/QB9pXUPQ4h3LTyOYpiabDh0FBjR581lefjr1Hw&#10;Zbf5/lC8fk/lxyU2J37J7Z6VepyP+QqEp9Hfxf/unQ7z3+D2Szh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C9DswgAAANsAAAAPAAAAAAAAAAAAAAAAAJgCAABkcnMvZG93&#10;bnJldi54bWxQSwUGAAAAAAQABAD1AAAAhwMAAAAA&#10;" filled="f" strokecolor="red">
                  <v:textbox inset="5.85pt,.7pt,5.85pt,.7pt"/>
                </v:roundrect>
                <w10:anchorlock/>
              </v:group>
            </w:pict>
          </mc:Fallback>
        </mc:AlternateContent>
      </w:r>
    </w:p>
    <w:p w:rsidR="00C208E2" w:rsidRDefault="00C208E2" w:rsidP="002B4A10">
      <w:pPr>
        <w:widowControl/>
        <w:snapToGrid/>
        <w:ind w:left="100" w:right="100"/>
      </w:pPr>
    </w:p>
    <w:p w:rsidR="00775DF9" w:rsidRDefault="00775DF9" w:rsidP="00C208E2">
      <w:pPr>
        <w:pStyle w:val="12"/>
        <w:ind w:right="200"/>
      </w:pPr>
      <w:bookmarkStart w:id="40" w:name="_Toc522271442"/>
      <w:r>
        <w:t>表示種類</w:t>
      </w:r>
      <w:bookmarkEnd w:id="40"/>
    </w:p>
    <w:p w:rsidR="00775DF9" w:rsidRDefault="00B72309" w:rsidP="002B4A10">
      <w:pPr>
        <w:widowControl/>
        <w:snapToGrid/>
        <w:ind w:left="100" w:right="100"/>
      </w:pPr>
      <w:r>
        <w:t>○</w:t>
      </w:r>
      <w:r>
        <w:t>標準・・・</w:t>
      </w:r>
      <w:r w:rsidR="00C865EE">
        <w:t>5</w:t>
      </w:r>
      <w:r w:rsidR="00C865EE">
        <w:t>日単位のスケールで表示します。</w:t>
      </w:r>
    </w:p>
    <w:p w:rsidR="00B72309" w:rsidRDefault="00EB37B9" w:rsidP="002B4A10">
      <w:pPr>
        <w:widowControl/>
        <w:snapToGrid/>
        <w:ind w:left="100" w:right="100"/>
      </w:pPr>
      <w:r>
        <w:rPr>
          <w:noProof/>
        </w:rPr>
        <w:lastRenderedPageBreak/>
        <mc:AlternateContent>
          <mc:Choice Requires="wpc">
            <w:drawing>
              <wp:inline distT="0" distB="0" distL="0" distR="0">
                <wp:extent cx="5734685" cy="2369185"/>
                <wp:effectExtent l="0" t="3810" r="3810" b="0"/>
                <wp:docPr id="162" name="キャンバス 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1" name="Picture 493" descr="ScreenShot0005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962500" cy="2363786"/>
                          </a:xfrm>
                          <a:prstGeom prst="rect">
                            <a:avLst/>
                          </a:prstGeom>
                          <a:noFill/>
                          <a:extLst>
                            <a:ext uri="{909E8E84-426E-40DD-AFC4-6F175D3DCCD1}">
                              <a14:hiddenFill xmlns:a14="http://schemas.microsoft.com/office/drawing/2010/main">
                                <a:solidFill>
                                  <a:srgbClr val="FFFFFF"/>
                                </a:solidFill>
                              </a14:hiddenFill>
                            </a:ext>
                          </a:extLst>
                        </pic:spPr>
                      </pic:pic>
                      <wps:wsp>
                        <wps:cNvPr id="12" name="AutoShape 164"/>
                        <wps:cNvSpPr>
                          <a:spLocks noChangeArrowheads="1"/>
                        </wps:cNvSpPr>
                        <wps:spPr bwMode="auto">
                          <a:xfrm>
                            <a:off x="1135777" y="204256"/>
                            <a:ext cx="3474830" cy="295136"/>
                          </a:xfrm>
                          <a:prstGeom prst="roundRect">
                            <a:avLst>
                              <a:gd name="adj" fmla="val 572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w14:anchorId="7083E2F8" id="キャンバス 162" o:spid="_x0000_s1026" editas="canvas" style="width:451.55pt;height:186.55pt;mso-position-horizontal-relative:char;mso-position-vertical-relative:line" coordsize="57346,23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">
                <v:shape id="_x0000_s1027" type="#_x0000_t75" style="position:absolute;width:57346;height:23691;visibility:visible;mso-wrap-style:square">
                  <v:fill o:detectmouseclick="t"/>
                  <v:path o:connecttype="none"/>
                </v:shape>
                <v:shape id="Picture 493" o:spid="_x0000_s1028" type="#_x0000_t75" alt="ScreenShot00054" style="position:absolute;width:49625;height:236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0K9DBAAAA2wAAAA8AAABkcnMvZG93bnJldi54bWxET02LwjAQvS/4H8IIe1tTPSxSjSKCqAcX&#10;V4vgbWjGttpMahK1++83guBtHu9zxtPW1OJOzleWFfR7CQji3OqKCwXZfvE1BOEDssbaMin4Iw/T&#10;SedjjKm2D/6l+y4UIoawT1FBGUKTSunzkgz6nm2II3eyzmCI0BVSO3zEcFPLQZJ8S4MVx4YSG5qX&#10;lF92N6NgeXbX+jBYSz5tD/LnkmyO2Vor9dltZyMQgdrwFr/cKx3n9+H5SzxATv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X0K9DBAAAA2wAAAA8AAAAAAAAAAAAAAAAAnwIA&#10;AGRycy9kb3ducmV2LnhtbFBLBQYAAAAABAAEAPcAAACNAwAAAAA=&#10;">
                  <v:imagedata r:id="rId112" o:title="ScreenShot00054"/>
                </v:shape>
                <v:roundrect id="AutoShape 164" o:spid="_x0000_s1029" style="position:absolute;left:11357;top:2042;width:34749;height:2951;visibility:visible;mso-wrap-style:square;v-text-anchor:top" arcsize="375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xzdL4A&#10;AADbAAAADwAAAGRycy9kb3ducmV2LnhtbERPy6rCMBDdC/5DGMGdpiqKVqOUe1FcCOLjA4ZmbIvN&#10;pDZR698bQXA3h/OcxaoxpXhQ7QrLCgb9CARxanXBmYLzad2bgnAeWWNpmRS8yMFq2W4tMNb2yQd6&#10;HH0mQgi7GBXk3lexlC7NyaDr24o4cBdbG/QB1pnUNT5DuCnlMIom0mDBoSHHiv5ySq/Hu1HwbzfJ&#10;/nAe717p7DYxJx4lds9KdTtNMgfhqfE/8de91WH+ED6/hAPk8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Z8c3S+AAAA2wAAAA8AAAAAAAAAAAAAAAAAmAIAAGRycy9kb3ducmV2&#10;LnhtbFBLBQYAAAAABAAEAPUAAACDAwAAAAA=&#10;" filled="f" strokecolor="red">
                  <v:textbox inset="5.85pt,.7pt,5.85pt,.7pt"/>
                </v:roundrect>
                <w10:anchorlock/>
              </v:group>
            </w:pict>
          </mc:Fallback>
        </mc:AlternateContent>
      </w:r>
    </w:p>
    <w:p w:rsidR="00C865EE" w:rsidRDefault="00C865EE" w:rsidP="002B4A10">
      <w:pPr>
        <w:widowControl/>
        <w:snapToGrid/>
        <w:ind w:left="100" w:right="100"/>
      </w:pPr>
    </w:p>
    <w:p w:rsidR="00B72309" w:rsidRDefault="00B72309" w:rsidP="002B4A10">
      <w:pPr>
        <w:widowControl/>
        <w:snapToGrid/>
        <w:ind w:left="100" w:right="100"/>
      </w:pPr>
      <w:r>
        <w:t>○</w:t>
      </w:r>
      <w:r>
        <w:t>拡大１</w:t>
      </w:r>
      <w:r w:rsidR="00C865EE">
        <w:t>・・・</w:t>
      </w:r>
      <w:r w:rsidR="00C865EE">
        <w:t>1</w:t>
      </w:r>
      <w:r w:rsidR="00C865EE">
        <w:t>日単位（午前・午後）のスケールで表示します。</w:t>
      </w:r>
    </w:p>
    <w:p w:rsidR="00C865EE" w:rsidRDefault="00C865EE" w:rsidP="002B4A10">
      <w:pPr>
        <w:widowControl/>
        <w:snapToGrid/>
        <w:ind w:left="100" w:right="100"/>
      </w:pPr>
      <w:r>
        <w:rPr>
          <w:rFonts w:hint="eastAsia"/>
        </w:rPr>
        <w:t>※</w:t>
      </w:r>
      <w:r>
        <w:t xml:space="preserve"> </w:t>
      </w:r>
      <w:r>
        <w:t>試験車日程、外製車日程</w:t>
      </w:r>
      <w:r>
        <w:rPr>
          <w:rFonts w:hint="eastAsia"/>
        </w:rPr>
        <w:t>の</w:t>
      </w:r>
      <w:r>
        <w:t>初期表示</w:t>
      </w:r>
      <w:r>
        <w:rPr>
          <w:rFonts w:hint="eastAsia"/>
        </w:rPr>
        <w:t>は</w:t>
      </w:r>
      <w:r>
        <w:t>「</w:t>
      </w:r>
      <w:r>
        <w:rPr>
          <w:rFonts w:hint="eastAsia"/>
        </w:rPr>
        <w:t>拡大</w:t>
      </w:r>
      <w:r>
        <w:t>１」</w:t>
      </w:r>
      <w:r>
        <w:rPr>
          <w:rFonts w:hint="eastAsia"/>
        </w:rPr>
        <w:t>。</w:t>
      </w:r>
    </w:p>
    <w:p w:rsidR="00C865EE" w:rsidRDefault="00EB37B9" w:rsidP="002B4A10">
      <w:pPr>
        <w:widowControl/>
        <w:snapToGrid/>
        <w:ind w:left="100" w:right="100"/>
      </w:pPr>
      <w:r>
        <w:rPr>
          <w:noProof/>
        </w:rPr>
        <mc:AlternateContent>
          <mc:Choice Requires="wpc">
            <w:drawing>
              <wp:inline distT="0" distB="0" distL="0" distR="0">
                <wp:extent cx="6269355" cy="2340610"/>
                <wp:effectExtent l="0" t="0" r="2540" b="0"/>
                <wp:docPr id="175" name="キャンバス 1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9" name="Picture 495" descr="ScreenShot0005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148070" cy="2325370"/>
                          </a:xfrm>
                          <a:prstGeom prst="rect">
                            <a:avLst/>
                          </a:prstGeom>
                          <a:noFill/>
                          <a:extLst>
                            <a:ext uri="{909E8E84-426E-40DD-AFC4-6F175D3DCCD1}">
                              <a14:hiddenFill xmlns:a14="http://schemas.microsoft.com/office/drawing/2010/main">
                                <a:solidFill>
                                  <a:srgbClr val="FFFFFF"/>
                                </a:solidFill>
                              </a14:hiddenFill>
                            </a:ext>
                          </a:extLst>
                        </pic:spPr>
                      </pic:pic>
                      <wps:wsp>
                        <wps:cNvPr id="10" name="AutoShape 178"/>
                        <wps:cNvSpPr>
                          <a:spLocks noChangeArrowheads="1"/>
                        </wps:cNvSpPr>
                        <wps:spPr bwMode="auto">
                          <a:xfrm>
                            <a:off x="811530" y="194945"/>
                            <a:ext cx="5222240" cy="228600"/>
                          </a:xfrm>
                          <a:prstGeom prst="roundRect">
                            <a:avLst>
                              <a:gd name="adj" fmla="val 572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w14:anchorId="0074A76A" id="キャンバス 175" o:spid="_x0000_s1026" editas="canvas" style="width:493.65pt;height:184.3pt;mso-position-horizontal-relative:char;mso-position-vertical-relative:line" coordsize="62693,23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">
                <v:shape id="_x0000_s1027" type="#_x0000_t75" style="position:absolute;width:62693;height:23406;visibility:visible;mso-wrap-style:square">
                  <v:fill o:detectmouseclick="t"/>
                  <v:path o:connecttype="none"/>
                </v:shape>
                <v:shape id="Picture 495" o:spid="_x0000_s1028" type="#_x0000_t75" alt="ScreenShot00055" style="position:absolute;width:61480;height:232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u7F/CAAAA2gAAAA8AAABkcnMvZG93bnJldi54bWxEj09rwkAUxO8Fv8PyhN7qxoKtxmxEhIKQ&#10;U1NBj8/syx/Mvl2yq0m/fbdQ6HGYmd8w2W4yvXjQ4DvLCpaLBARxZXXHjYLT18fLGoQPyBp7y6Tg&#10;mzzs8tlThqm2I3/SowyNiBD2KSpoQ3CplL5qyaBfWEccvdoOBkOUQyP1gGOEm16+JsmbNNhxXGjR&#10;0aGl6lbejYIG30+1u5Ivxjq5nEtX3C+rQqnn+bTfggg0hf/wX/uoFWzg90q8ATL/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ruxfwgAAANoAAAAPAAAAAAAAAAAAAAAAAJ8C&#10;AABkcnMvZG93bnJldi54bWxQSwUGAAAAAAQABAD3AAAAjgMAAAAA&#10;">
                  <v:imagedata r:id="rId114" o:title="ScreenShot00055"/>
                </v:shape>
                <v:roundrect id="AutoShape 178" o:spid="_x0000_s1029" style="position:absolute;left:8115;top:1949;width:52222;height:2286;visibility:visible;mso-wrap-style:square;v-text-anchor:top" arcsize="375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JImMMA&#10;AADbAAAADwAAAGRycy9kb3ducmV2LnhtbESPzYrCQBCE78K+w9CCN53oorhZRwkuKx4E8ecBmkyb&#10;BDM92cysxre3D4K3bqq66uvFqnO1ulEbKs8GxqMEFHHubcWFgfPpdzgHFSKyxdozGXhQgNXyo7fA&#10;1Po7H+h2jIWSEA4pGihjbFKtQ16SwzDyDbFoF986jLK2hbYt3iXc1XqSJDPtsGJpKLGhdUn59fjv&#10;DPz4TbY/nKe7R/71N3Mn/sz8no0Z9LvsG1SkLr7Nr+utFXyhl19kAL1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JImMMAAADbAAAADwAAAAAAAAAAAAAAAACYAgAAZHJzL2Rv&#10;d25yZXYueG1sUEsFBgAAAAAEAAQA9QAAAIgDAAAAAA==&#10;" filled="f" strokecolor="red">
                  <v:textbox inset="5.85pt,.7pt,5.85pt,.7pt"/>
                </v:roundrect>
                <w10:anchorlock/>
              </v:group>
            </w:pict>
          </mc:Fallback>
        </mc:AlternateContent>
      </w:r>
    </w:p>
    <w:p w:rsidR="00C865EE" w:rsidRDefault="00C865EE" w:rsidP="002B4A10">
      <w:pPr>
        <w:widowControl/>
        <w:snapToGrid/>
        <w:ind w:left="100" w:right="100"/>
      </w:pPr>
    </w:p>
    <w:p w:rsidR="00B72309" w:rsidRDefault="00B72309" w:rsidP="002B4A10">
      <w:pPr>
        <w:widowControl/>
        <w:snapToGrid/>
        <w:ind w:left="100" w:right="100"/>
      </w:pPr>
      <w:r>
        <w:t>○</w:t>
      </w:r>
      <w:r>
        <w:t>拡大２</w:t>
      </w:r>
      <w:r w:rsidR="00C865EE">
        <w:t>・・・</w:t>
      </w:r>
      <w:r w:rsidR="00C865EE">
        <w:t>1</w:t>
      </w:r>
      <w:r w:rsidR="00C865EE">
        <w:t>日を</w:t>
      </w:r>
      <w:r w:rsidR="00C865EE">
        <w:t>6</w:t>
      </w:r>
      <w:r w:rsidR="00C865EE">
        <w:t>時～</w:t>
      </w:r>
      <w:r w:rsidR="00C865EE">
        <w:t>22</w:t>
      </w:r>
      <w:r w:rsidR="00C865EE">
        <w:t>時の範囲とし、</w:t>
      </w:r>
      <w:r w:rsidR="00C865EE">
        <w:t>2</w:t>
      </w:r>
      <w:r w:rsidR="00C865EE">
        <w:t>時間単位で表示します。</w:t>
      </w:r>
    </w:p>
    <w:p w:rsidR="00C865EE" w:rsidRDefault="00C865EE" w:rsidP="00C865EE">
      <w:pPr>
        <w:widowControl/>
        <w:snapToGrid/>
        <w:ind w:left="100" w:right="100"/>
      </w:pPr>
      <w:r>
        <w:rPr>
          <w:rFonts w:hint="eastAsia"/>
        </w:rPr>
        <w:t>※</w:t>
      </w:r>
      <w:r>
        <w:t xml:space="preserve"> </w:t>
      </w:r>
      <w:r>
        <w:rPr>
          <w:rFonts w:hint="eastAsia"/>
        </w:rPr>
        <w:t>カーシェア</w:t>
      </w:r>
      <w:r>
        <w:t>日程</w:t>
      </w:r>
      <w:r>
        <w:rPr>
          <w:rFonts w:hint="eastAsia"/>
        </w:rPr>
        <w:t>の</w:t>
      </w:r>
      <w:r>
        <w:t>初期表示</w:t>
      </w:r>
      <w:r>
        <w:rPr>
          <w:rFonts w:hint="eastAsia"/>
        </w:rPr>
        <w:t>は</w:t>
      </w:r>
      <w:r>
        <w:t>「</w:t>
      </w:r>
      <w:r>
        <w:rPr>
          <w:rFonts w:hint="eastAsia"/>
        </w:rPr>
        <w:t>拡大２</w:t>
      </w:r>
      <w:r>
        <w:t>」</w:t>
      </w:r>
      <w:r>
        <w:rPr>
          <w:rFonts w:hint="eastAsia"/>
        </w:rPr>
        <w:t>。</w:t>
      </w:r>
    </w:p>
    <w:p w:rsidR="00B72309" w:rsidRDefault="00EB37B9" w:rsidP="002B4A10">
      <w:pPr>
        <w:widowControl/>
        <w:snapToGrid/>
        <w:ind w:left="100" w:right="100"/>
      </w:pPr>
      <w:r>
        <w:rPr>
          <w:noProof/>
        </w:rPr>
        <mc:AlternateContent>
          <mc:Choice Requires="wpc">
            <w:drawing>
              <wp:inline distT="0" distB="0" distL="0" distR="0">
                <wp:extent cx="6637020" cy="2302510"/>
                <wp:effectExtent l="5080" t="0" r="0" b="0"/>
                <wp:docPr id="170" name="キャンバス 1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7" name="Picture 497" descr="ScreenShot0005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129457" cy="2293512"/>
                          </a:xfrm>
                          <a:prstGeom prst="rect">
                            <a:avLst/>
                          </a:prstGeom>
                          <a:noFill/>
                          <a:extLst>
                            <a:ext uri="{909E8E84-426E-40DD-AFC4-6F175D3DCCD1}">
                              <a14:hiddenFill xmlns:a14="http://schemas.microsoft.com/office/drawing/2010/main">
                                <a:solidFill>
                                  <a:srgbClr val="FFFFFF"/>
                                </a:solidFill>
                              </a14:hiddenFill>
                            </a:ext>
                          </a:extLst>
                        </pic:spPr>
                      </pic:pic>
                      <wps:wsp>
                        <wps:cNvPr id="8" name="AutoShape 173"/>
                        <wps:cNvSpPr>
                          <a:spLocks noChangeArrowheads="1"/>
                        </wps:cNvSpPr>
                        <wps:spPr bwMode="auto">
                          <a:xfrm>
                            <a:off x="1047524" y="356309"/>
                            <a:ext cx="872037" cy="238439"/>
                          </a:xfrm>
                          <a:prstGeom prst="roundRect">
                            <a:avLst>
                              <a:gd name="adj" fmla="val 572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w14:anchorId="7D5B726F" id="キャンバス 170" o:spid="_x0000_s1026" editas="canvas" style="width:522.6pt;height:181.3pt;mso-position-horizontal-relative:char;mso-position-vertical-relative:line" coordsize="66370,23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">
                <v:shape id="_x0000_s1027" type="#_x0000_t75" style="position:absolute;width:66370;height:23025;visibility:visible;mso-wrap-style:square">
                  <v:fill o:detectmouseclick="t"/>
                  <v:path o:connecttype="none"/>
                </v:shape>
                <v:shape id="Picture 497" o:spid="_x0000_s1028" type="#_x0000_t75" alt="ScreenShot00056" style="position:absolute;width:61294;height:229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taiS9AAAA2gAAAA8AAABkcnMvZG93bnJldi54bWxEj80KwjAQhO+C7xBW8KapilaqUaogeBN/&#10;HmBp1rbYbEoTbX17Iwgeh5n5hllvO1OJFzWutKxgMo5AEGdWl5wruF0PoyUI55E1VpZJwZscbDf9&#10;3hoTbVs+0+vicxEg7BJUUHhfJ1K6rCCDbmxr4uDdbWPQB9nkUjfYBrip5DSKFtJgyWGhwJr2BWWP&#10;y9MomPNp3vFuV5/SR5stPKfxzLZKDQddugLhqfP/8K991Api+F4JN0B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m1qJL0AAADaAAAADwAAAAAAAAAAAAAAAACfAgAAZHJz&#10;L2Rvd25yZXYueG1sUEsFBgAAAAAEAAQA9wAAAIkDAAAAAA==&#10;">
                  <v:imagedata r:id="rId116" o:title="ScreenShot00056"/>
                </v:shape>
                <v:roundrect id="AutoShape 173" o:spid="_x0000_s1029" style="position:absolute;left:10475;top:3563;width:8720;height:2384;visibility:visible;mso-wrap-style:square;v-text-anchor:top" arcsize="375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0HNLwA&#10;AADaAAAADwAAAGRycy9kb3ducmV2LnhtbERPSwrCMBDdC94hjOBOUxVFq1GKorgQxM8BhmZsi82k&#10;NlHr7c1CcPl4/8WqMaV4Ue0KywoG/QgEcWp1wZmC62Xbm4JwHlljaZkUfMjBatluLTDW9s0nep19&#10;JkIIuxgV5N5XsZQuzcmg69uKOHA3Wxv0AdaZ1DW+Q7gp5TCKJtJgwaEhx4rWOaX389Mo2Nhdcjxd&#10;x4dPOntMzIVHiT2yUt1Ok8xBeGr8X/xz77WCsDVcCTdALr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F3Qc0vAAAANoAAAAPAAAAAAAAAAAAAAAAAJgCAABkcnMvZG93bnJldi54&#10;bWxQSwUGAAAAAAQABAD1AAAAgQMAAAAA&#10;" filled="f" strokecolor="red">
                  <v:textbox inset="5.85pt,.7pt,5.85pt,.7pt"/>
                </v:roundrect>
                <w10:anchorlock/>
              </v:group>
            </w:pict>
          </mc:Fallback>
        </mc:AlternateContent>
      </w:r>
    </w:p>
    <w:p w:rsidR="00C865EE" w:rsidRPr="00C865EE" w:rsidRDefault="00C865EE" w:rsidP="002B4A10">
      <w:pPr>
        <w:widowControl/>
        <w:snapToGrid/>
        <w:ind w:left="100" w:right="100"/>
      </w:pPr>
    </w:p>
    <w:p w:rsidR="00775DF9" w:rsidRDefault="00775DF9" w:rsidP="00C208E2">
      <w:pPr>
        <w:pStyle w:val="12"/>
        <w:ind w:right="200"/>
      </w:pPr>
      <w:bookmarkStart w:id="41" w:name="_Toc522271443"/>
      <w:r>
        <w:t>列幅</w:t>
      </w:r>
      <w:bookmarkEnd w:id="41"/>
    </w:p>
    <w:p w:rsidR="00775DF9" w:rsidRDefault="00C865EE" w:rsidP="002B4A10">
      <w:pPr>
        <w:widowControl/>
        <w:snapToGrid/>
        <w:ind w:left="100" w:right="100"/>
      </w:pPr>
      <w:r>
        <w:rPr>
          <w:rFonts w:hint="eastAsia"/>
        </w:rPr>
        <w:t>「</w:t>
      </w:r>
      <w:r>
        <w:t>＋」ボタン・・・</w:t>
      </w:r>
      <w:r>
        <w:rPr>
          <w:rFonts w:hint="eastAsia"/>
        </w:rPr>
        <w:t>押下</w:t>
      </w:r>
      <w:r>
        <w:t>するごとに列幅を拡げます</w:t>
      </w:r>
      <w:r>
        <w:rPr>
          <w:rFonts w:hint="eastAsia"/>
        </w:rPr>
        <w:t>。</w:t>
      </w:r>
    </w:p>
    <w:p w:rsidR="00C865EE" w:rsidRDefault="00C865EE" w:rsidP="002B4A10">
      <w:pPr>
        <w:widowControl/>
        <w:snapToGrid/>
        <w:ind w:left="100" w:right="100"/>
      </w:pPr>
      <w:r>
        <w:rPr>
          <w:rFonts w:hint="eastAsia"/>
        </w:rPr>
        <w:t>「</w:t>
      </w:r>
      <w:r>
        <w:t>－」ボタン・・・</w:t>
      </w:r>
      <w:r>
        <w:rPr>
          <w:rFonts w:hint="eastAsia"/>
        </w:rPr>
        <w:t>押下</w:t>
      </w:r>
      <w:r>
        <w:t>するごとに列幅を</w:t>
      </w:r>
      <w:r>
        <w:rPr>
          <w:rFonts w:hint="eastAsia"/>
        </w:rPr>
        <w:t>狭く</w:t>
      </w:r>
      <w:r>
        <w:t>します</w:t>
      </w:r>
      <w:r>
        <w:rPr>
          <w:rFonts w:hint="eastAsia"/>
        </w:rPr>
        <w:t>。</w:t>
      </w:r>
    </w:p>
    <w:p w:rsidR="007D323D" w:rsidRPr="007D323D" w:rsidRDefault="007D323D" w:rsidP="002B4A10">
      <w:pPr>
        <w:widowControl/>
        <w:snapToGrid/>
        <w:ind w:left="100" w:right="100"/>
      </w:pPr>
    </w:p>
    <w:p w:rsidR="00775DF9" w:rsidRDefault="00775DF9" w:rsidP="00C208E2">
      <w:pPr>
        <w:pStyle w:val="12"/>
        <w:ind w:right="200"/>
      </w:pPr>
      <w:bookmarkStart w:id="42" w:name="_Toc522271444"/>
      <w:r>
        <w:t>行幅</w:t>
      </w:r>
      <w:bookmarkEnd w:id="42"/>
    </w:p>
    <w:p w:rsidR="007D323D" w:rsidRDefault="007D323D" w:rsidP="007D323D">
      <w:pPr>
        <w:widowControl/>
        <w:snapToGrid/>
        <w:ind w:left="100" w:right="100"/>
      </w:pPr>
      <w:r>
        <w:rPr>
          <w:rFonts w:hint="eastAsia"/>
        </w:rPr>
        <w:t>「</w:t>
      </w:r>
      <w:r>
        <w:t>＋」ボタン・・・</w:t>
      </w:r>
      <w:r>
        <w:rPr>
          <w:rFonts w:hint="eastAsia"/>
        </w:rPr>
        <w:t>押下</w:t>
      </w:r>
      <w:r>
        <w:t>するごとに</w:t>
      </w:r>
      <w:r>
        <w:rPr>
          <w:rFonts w:hint="eastAsia"/>
        </w:rPr>
        <w:t>行</w:t>
      </w:r>
      <w:r>
        <w:t>幅を拡げます</w:t>
      </w:r>
      <w:r>
        <w:rPr>
          <w:rFonts w:hint="eastAsia"/>
        </w:rPr>
        <w:t>。</w:t>
      </w:r>
    </w:p>
    <w:p w:rsidR="007D323D" w:rsidRDefault="007D323D" w:rsidP="007D323D">
      <w:pPr>
        <w:widowControl/>
        <w:snapToGrid/>
        <w:ind w:left="100" w:right="100"/>
      </w:pPr>
      <w:r>
        <w:rPr>
          <w:rFonts w:hint="eastAsia"/>
        </w:rPr>
        <w:t>「</w:t>
      </w:r>
      <w:r>
        <w:t>－」ボタン・・・</w:t>
      </w:r>
      <w:r>
        <w:rPr>
          <w:rFonts w:hint="eastAsia"/>
        </w:rPr>
        <w:t>押下</w:t>
      </w:r>
      <w:r>
        <w:t>するごとに</w:t>
      </w:r>
      <w:r>
        <w:rPr>
          <w:rFonts w:hint="eastAsia"/>
        </w:rPr>
        <w:t>行</w:t>
      </w:r>
      <w:r>
        <w:t>幅を</w:t>
      </w:r>
      <w:r>
        <w:rPr>
          <w:rFonts w:hint="eastAsia"/>
        </w:rPr>
        <w:t>狭く</w:t>
      </w:r>
      <w:r>
        <w:t>します</w:t>
      </w:r>
      <w:r>
        <w:rPr>
          <w:rFonts w:hint="eastAsia"/>
        </w:rPr>
        <w:t>。</w:t>
      </w:r>
    </w:p>
    <w:p w:rsidR="00775DF9" w:rsidRPr="007D323D" w:rsidRDefault="00775DF9" w:rsidP="002B4A10">
      <w:pPr>
        <w:widowControl/>
        <w:snapToGrid/>
        <w:ind w:left="100" w:right="100"/>
      </w:pPr>
    </w:p>
    <w:p w:rsidR="00775DF9" w:rsidRDefault="00775DF9" w:rsidP="00C208E2">
      <w:pPr>
        <w:pStyle w:val="12"/>
        <w:ind w:right="200"/>
      </w:pPr>
      <w:bookmarkStart w:id="43" w:name="_Toc522271445"/>
      <w:r>
        <w:t>倍率</w:t>
      </w:r>
      <w:bookmarkEnd w:id="43"/>
    </w:p>
    <w:p w:rsidR="00775DF9" w:rsidRDefault="007D323D" w:rsidP="002B4A10">
      <w:pPr>
        <w:widowControl/>
        <w:snapToGrid/>
        <w:ind w:left="100" w:right="100"/>
      </w:pPr>
      <w:r>
        <w:rPr>
          <w:rFonts w:hint="eastAsia"/>
        </w:rPr>
        <w:t>倍率</w:t>
      </w:r>
      <w:r>
        <w:t>スライドバ</w:t>
      </w:r>
      <w:r>
        <w:rPr>
          <w:rFonts w:hint="eastAsia"/>
        </w:rPr>
        <w:t>ー</w:t>
      </w:r>
      <w:r>
        <w:t>をマウス</w:t>
      </w:r>
      <w:r>
        <w:rPr>
          <w:rFonts w:hint="eastAsia"/>
        </w:rPr>
        <w:t>で</w:t>
      </w:r>
      <w:r>
        <w:t>変更</w:t>
      </w:r>
      <w:r>
        <w:rPr>
          <w:rFonts w:hint="eastAsia"/>
        </w:rPr>
        <w:t>するとカレンダー</w:t>
      </w:r>
      <w:r>
        <w:t>全体の</w:t>
      </w:r>
      <w:r>
        <w:rPr>
          <w:rFonts w:hint="eastAsia"/>
        </w:rPr>
        <w:t>倍率</w:t>
      </w:r>
      <w:r>
        <w:t>が変更されます。</w:t>
      </w:r>
    </w:p>
    <w:p w:rsidR="00C25B97" w:rsidRDefault="00C25B97" w:rsidP="002B4A10">
      <w:pPr>
        <w:widowControl/>
        <w:snapToGrid/>
        <w:ind w:left="100" w:right="100"/>
      </w:pPr>
      <w:r>
        <w:t xml:space="preserve">※ </w:t>
      </w:r>
      <w:r>
        <w:t>初期倍率は「</w:t>
      </w:r>
      <w:r>
        <w:t>100%</w:t>
      </w:r>
      <w:r>
        <w:t>」</w:t>
      </w:r>
    </w:p>
    <w:p w:rsidR="007D323D" w:rsidRDefault="007D323D" w:rsidP="002B4A10">
      <w:pPr>
        <w:widowControl/>
        <w:snapToGrid/>
        <w:ind w:left="100" w:right="100"/>
      </w:pPr>
      <w:r>
        <w:rPr>
          <w:rFonts w:hint="eastAsia"/>
        </w:rPr>
        <w:t>左</w:t>
      </w:r>
      <w:r>
        <w:t>スライド・・・倍率を下げます。</w:t>
      </w:r>
    </w:p>
    <w:p w:rsidR="007D323D" w:rsidRDefault="007D323D" w:rsidP="002B4A10">
      <w:pPr>
        <w:widowControl/>
        <w:snapToGrid/>
        <w:ind w:left="100" w:right="100"/>
      </w:pPr>
      <w:r>
        <w:rPr>
          <w:rFonts w:hint="eastAsia"/>
        </w:rPr>
        <w:t>右</w:t>
      </w:r>
      <w:r>
        <w:t>スライド・・・倍率を</w:t>
      </w:r>
      <w:r>
        <w:rPr>
          <w:rFonts w:hint="eastAsia"/>
        </w:rPr>
        <w:t>上げます</w:t>
      </w:r>
      <w:r>
        <w:t>。</w:t>
      </w:r>
    </w:p>
    <w:p w:rsidR="007D323D" w:rsidRDefault="007D323D" w:rsidP="002B4A10">
      <w:pPr>
        <w:widowControl/>
        <w:snapToGrid/>
        <w:ind w:left="100" w:right="100"/>
      </w:pPr>
      <w:r>
        <w:rPr>
          <w:rFonts w:hint="eastAsia"/>
        </w:rPr>
        <w:t>「</w:t>
      </w:r>
      <w:r>
        <w:t>100%</w:t>
      </w:r>
      <w:r>
        <w:t>」ボタン・・・倍率を</w:t>
      </w:r>
      <w:r>
        <w:rPr>
          <w:rFonts w:hint="eastAsia"/>
        </w:rPr>
        <w:t>100%</w:t>
      </w:r>
      <w:r>
        <w:t>に</w:t>
      </w:r>
      <w:r>
        <w:rPr>
          <w:rFonts w:hint="eastAsia"/>
        </w:rPr>
        <w:t>します</w:t>
      </w:r>
      <w:r>
        <w:t>。</w:t>
      </w:r>
    </w:p>
    <w:p w:rsidR="007D323D" w:rsidRPr="007D323D" w:rsidRDefault="00EB37B9" w:rsidP="002B4A10">
      <w:pPr>
        <w:widowControl/>
        <w:snapToGrid/>
        <w:ind w:left="100" w:right="100"/>
      </w:pPr>
      <w:r>
        <w:rPr>
          <w:noProof/>
        </w:rPr>
        <mc:AlternateContent>
          <mc:Choice Requires="wpc">
            <w:drawing>
              <wp:inline distT="0" distB="0" distL="0" distR="0">
                <wp:extent cx="5616575" cy="3284855"/>
                <wp:effectExtent l="0" t="3810" r="0" b="0"/>
                <wp:docPr id="180" name="キャンバス 1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 name="Picture 500" descr="ScreenShot0005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19050" y="1116330"/>
                            <a:ext cx="5528945" cy="20713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 name="Picture 499" descr="ScreenShot0005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125345" cy="809625"/>
                          </a:xfrm>
                          <a:prstGeom prst="rect">
                            <a:avLst/>
                          </a:prstGeom>
                          <a:noFill/>
                          <a:extLst>
                            <a:ext uri="{909E8E84-426E-40DD-AFC4-6F175D3DCCD1}">
                              <a14:hiddenFill xmlns:a14="http://schemas.microsoft.com/office/drawing/2010/main">
                                <a:solidFill>
                                  <a:srgbClr val="FFFFFF"/>
                                </a:solidFill>
                              </a14:hiddenFill>
                            </a:ext>
                          </a:extLst>
                        </pic:spPr>
                      </pic:pic>
                      <wps:wsp>
                        <wps:cNvPr id="4" name="AutoShape 183"/>
                        <wps:cNvSpPr>
                          <a:spLocks noChangeArrowheads="1"/>
                        </wps:cNvSpPr>
                        <wps:spPr bwMode="auto">
                          <a:xfrm>
                            <a:off x="19050" y="155575"/>
                            <a:ext cx="2061845" cy="374015"/>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 name="AutoShape 185"/>
                        <wps:cNvSpPr>
                          <a:spLocks/>
                        </wps:cNvSpPr>
                        <wps:spPr bwMode="auto">
                          <a:xfrm>
                            <a:off x="2854325" y="496570"/>
                            <a:ext cx="1599565" cy="365760"/>
                          </a:xfrm>
                          <a:prstGeom prst="borderCallout2">
                            <a:avLst>
                              <a:gd name="adj1" fmla="val 31250"/>
                              <a:gd name="adj2" fmla="val -4764"/>
                              <a:gd name="adj3" fmla="val 31250"/>
                              <a:gd name="adj4" fmla="val -43190"/>
                              <a:gd name="adj5" fmla="val 284551"/>
                              <a:gd name="adj6" fmla="val -81935"/>
                            </a:avLst>
                          </a:prstGeom>
                          <a:solidFill>
                            <a:srgbClr val="FFFFFF"/>
                          </a:solidFill>
                          <a:ln w="9525">
                            <a:solidFill>
                              <a:srgbClr val="000000"/>
                            </a:solidFill>
                            <a:miter lim="800000"/>
                            <a:headEnd/>
                            <a:tailEnd/>
                          </a:ln>
                        </wps:spPr>
                        <wps:txbx>
                          <w:txbxContent>
                            <w:p w:rsidR="00617500" w:rsidRDefault="00617500" w:rsidP="007D323D">
                              <w:pPr>
                                <w:ind w:left="100" w:right="100"/>
                              </w:pPr>
                              <w:r>
                                <w:t>変更される領域</w:t>
                              </w:r>
                            </w:p>
                          </w:txbxContent>
                        </wps:txbx>
                        <wps:bodyPr rot="0" vert="horz" wrap="square" lIns="74295" tIns="8890" rIns="74295" bIns="8890" anchor="t" anchorCtr="0" upright="1">
                          <a:noAutofit/>
                        </wps:bodyPr>
                      </wps:wsp>
                      <wps:wsp>
                        <wps:cNvPr id="6" name="AutoShape 186"/>
                        <wps:cNvSpPr>
                          <a:spLocks noChangeArrowheads="1"/>
                        </wps:cNvSpPr>
                        <wps:spPr bwMode="auto">
                          <a:xfrm>
                            <a:off x="38100" y="1301750"/>
                            <a:ext cx="5433695" cy="1837690"/>
                          </a:xfrm>
                          <a:prstGeom prst="roundRect">
                            <a:avLst>
                              <a:gd name="adj" fmla="val 572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id="キャンバス 180" o:spid="_x0000_s1150" editas="canvas" style="width:442.25pt;height:258.65pt;mso-position-horizontal-relative:char;mso-position-vertical-relative:line" coordsize="56165,32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">
                <v:shape id="_x0000_s1151" type="#_x0000_t75" style="position:absolute;width:56165;height:32848;visibility:visible;mso-wrap-style:square">
                  <v:fill o:detectmouseclick="t"/>
                  <v:path o:connecttype="none"/>
                </v:shape>
                <v:shape id="Picture 500" o:spid="_x0000_s1152" type="#_x0000_t75" alt="ScreenShot00059" style="position:absolute;left:190;top:11163;width:55289;height:207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pq5nCAAAA2gAAAA8AAABkcnMvZG93bnJldi54bWxET99LwzAQfhf8H8IJe3OpY8ioTYe4DTaY&#10;inOIj0dzNnXNpSRZV/3rzWDg0/Hx/bxiPthW9ORD41jB3TgDQVw53XCtYP++up2BCBFZY+uYFPxQ&#10;gHl5fVVgrt2J36jfxVqkEA45KjAxdrmUoTJkMYxdR5y4L+ctxgR9LbXHUwq3rZxk2b202HBqMNjR&#10;k6HqsDtaBdPN53P4Xvwu/eZluzevH3LApldqdDM8PoCINMR/8cW91mk+nF85X1n+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6auZwgAAANoAAAAPAAAAAAAAAAAAAAAAAJ8C&#10;AABkcnMvZG93bnJldi54bWxQSwUGAAAAAAQABAD3AAAAjgMAAAAA&#10;">
                  <v:imagedata r:id="rId119" o:title="ScreenShot00059"/>
                </v:shape>
                <v:shape id="Picture 499" o:spid="_x0000_s1153" type="#_x0000_t75" alt="ScreenShot00058" style="position:absolute;width:21253;height:8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2/bfCAAAA2gAAAA8AAABkcnMvZG93bnJldi54bWxEj0GLwjAUhO8L/ofwBC+LpiorUo0iiuDB&#10;g1ZBvD2aZ1tsXkoTbf33RhD2OMzMN8x82ZpSPKl2hWUFw0EEgji1uuBMwfm07U9BOI+ssbRMCl7k&#10;YLno/Mwx1rbhIz0Tn4kAYRejgtz7KpbSpTkZdANbEQfvZmuDPsg6k7rGJsBNKUdRNJEGCw4LOVa0&#10;zim9Jw+j4PC72d8cJmbbHq+b3ep6af6qsVK9bruagfDU+v/wt73TCkbwuRJugFy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tv23wgAAANoAAAAPAAAAAAAAAAAAAAAAAJ8C&#10;AABkcnMvZG93bnJldi54bWxQSwUGAAAAAAQABAD3AAAAjgMAAAAA&#10;">
                  <v:imagedata r:id="rId120" o:title="ScreenShot00058"/>
                </v:shape>
                <v:roundrect id="AutoShape 183" o:spid="_x0000_s1154" style="position:absolute;left:190;top:1555;width:20618;height:374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JchL4A&#10;AADaAAAADwAAAGRycy9kb3ducmV2LnhtbESPzQrCMBCE74LvEFbwpqmiItUoKgheROrPfWnWtths&#10;ShNrfXsjCB6HmfmGWa5bU4qGaldYVjAaRiCIU6sLzhRcL/vBHITzyBpLy6TgTQ7Wq25nibG2L06o&#10;OftMBAi7GBXk3lexlC7NyaAb2oo4eHdbG/RB1pnUNb4C3JRyHEUzabDgsJBjRbuc0sf5aRRsps0t&#10;Od2T4rA9Xiq5n++m9vFWqt9rNwsQnlr/D//aB61gAt8r4QbI1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WyXIS+AAAA2gAAAA8AAAAAAAAAAAAAAAAAmAIAAGRycy9kb3ducmV2&#10;LnhtbFBLBQYAAAAABAAEAPUAAACDAwAAAAA=&#10;" filled="f" strokecolor="red">
                  <v:textbox inset="5.85pt,.7pt,5.85pt,.7pt"/>
                </v:roundrect>
                <v:shape id="AutoShape 185" o:spid="_x0000_s1155" type="#_x0000_t48" style="position:absolute;left:28543;top:4965;width:15995;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nKo8UA&#10;AADaAAAADwAAAGRycy9kb3ducmV2LnhtbESPW2vCQBSE3wX/w3IE3+rGS7VEVxEvUB9EtCL07TR7&#10;TEKyZ0N21fTfu4WCj8PMfMPMFo0pxZ1ql1tW0O9FIIgTq3NOFZy/tm8fIJxH1lhaJgW/5GAxb7dm&#10;GGv74CPdTz4VAcIuRgWZ91UspUsyMuh6tiIO3tXWBn2QdSp1jY8AN6UcRNFYGsw5LGRY0SqjpDjd&#10;jILBkHbfk1Exua1/9hc72hSXA56V6naa5RSEp8a/wv/tT63gHf6uhBs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cqjxQAAANoAAAAPAAAAAAAAAAAAAAAAAJgCAABkcnMv&#10;ZG93bnJldi54bWxQSwUGAAAAAAQABAD1AAAAigMAAAAA&#10;" adj="-17698,61463,-9329,6750,-1029,6750">
                  <v:textbox inset="5.85pt,.7pt,5.85pt,.7pt">
                    <w:txbxContent>
                      <w:p w:rsidR="00617500" w:rsidRDefault="00617500" w:rsidP="007D323D">
                        <w:pPr>
                          <w:ind w:left="100" w:right="100"/>
                        </w:pPr>
                        <w:r>
                          <w:t>変更される領域</w:t>
                        </w:r>
                      </w:p>
                    </w:txbxContent>
                  </v:textbox>
                  <o:callout v:ext="edit" minusy="t"/>
                </v:shape>
                <v:roundrect id="AutoShape 186" o:spid="_x0000_s1156" style="position:absolute;left:381;top:13017;width:54336;height:18377;visibility:visible;mso-wrap-style:square;v-text-anchor:top" arcsize="375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23cIA&#10;AADaAAAADwAAAGRycy9kb3ducmV2LnhtbESP0YrCMBRE3xf8h3AF39ZUZctuNUpRlH0QRNsPuDTX&#10;ttjc1CZq/XsjLOzjMDNnmMWqN424U+dqywom4wgEcWF1zaWCPNt+foNwHlljY5kUPMnBajn4WGCi&#10;7YOPdD/5UgQIuwQVVN63iZSuqMigG9uWOHhn2xn0QXal1B0+Atw0chpFsTRYc1iosKV1RcXldDMK&#10;NnaXHo751/5Z/Fxjk/EstQdWajTs0zkIT73/D/+1f7WCGN5Xwg2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DjbdwgAAANoAAAAPAAAAAAAAAAAAAAAAAJgCAABkcnMvZG93&#10;bnJldi54bWxQSwUGAAAAAAQABAD1AAAAhwMAAAAA&#10;" filled="f" strokecolor="red">
                  <v:textbox inset="5.85pt,.7pt,5.85pt,.7pt"/>
                </v:roundrect>
                <w10:anchorlock/>
              </v:group>
            </w:pict>
          </mc:Fallback>
        </mc:AlternateContent>
      </w:r>
    </w:p>
    <w:p w:rsidR="007D323D" w:rsidRDefault="007D323D" w:rsidP="002B4A10">
      <w:pPr>
        <w:widowControl/>
        <w:snapToGrid/>
        <w:ind w:left="100" w:right="100"/>
      </w:pPr>
    </w:p>
    <w:p w:rsidR="00F80E24" w:rsidRDefault="00F80E24" w:rsidP="00F80E24">
      <w:pPr>
        <w:pStyle w:val="12"/>
        <w:ind w:right="200"/>
      </w:pPr>
      <w:bookmarkStart w:id="44" w:name="_Toc522271446"/>
      <w:r>
        <w:t>変更した状態の保存</w:t>
      </w:r>
      <w:bookmarkEnd w:id="44"/>
    </w:p>
    <w:p w:rsidR="00F80E24" w:rsidRDefault="00F80E24" w:rsidP="002B4A10">
      <w:pPr>
        <w:widowControl/>
        <w:snapToGrid/>
        <w:ind w:left="100" w:right="100"/>
      </w:pPr>
      <w:r>
        <w:rPr>
          <w:rFonts w:hint="eastAsia"/>
        </w:rPr>
        <w:t>フォント、表示種類、列幅、行幅、倍率を変更した時に、設定情報を保存しています。</w:t>
      </w:r>
    </w:p>
    <w:p w:rsidR="00F80E24" w:rsidRDefault="00F80E24" w:rsidP="002B4A10">
      <w:pPr>
        <w:widowControl/>
        <w:snapToGrid/>
        <w:ind w:left="100" w:right="100"/>
      </w:pPr>
      <w:r>
        <w:t>次回、画面を開いた時は、保存した設定情報に基づきカレンダーを表示します。</w:t>
      </w:r>
    </w:p>
    <w:p w:rsidR="00E765F1" w:rsidRPr="00730236" w:rsidRDefault="00E765F1" w:rsidP="00E765F1">
      <w:pPr>
        <w:ind w:leftChars="0" w:left="0" w:right="100"/>
      </w:pPr>
      <w:r>
        <w:t xml:space="preserve">※ </w:t>
      </w:r>
      <w:r>
        <w:t>本機能は、お使い</w:t>
      </w:r>
      <w:r>
        <w:t>PC</w:t>
      </w:r>
      <w:r>
        <w:t>のログインユーザー情報（プロファイル）に格納されます。よって、本システムを他の</w:t>
      </w:r>
      <w:r>
        <w:t>PC</w:t>
      </w:r>
      <w:r>
        <w:t>で使用した場合や、プロファイル初期化（</w:t>
      </w:r>
      <w:r>
        <w:t>PC</w:t>
      </w:r>
      <w:r>
        <w:t>の再セットアップ等）が行われた場合は、</w:t>
      </w:r>
      <w:r w:rsidR="00C25B97">
        <w:t>初期状態の表示</w:t>
      </w:r>
      <w:r>
        <w:t>となります。</w:t>
      </w:r>
    </w:p>
    <w:p w:rsidR="00F80E24" w:rsidRDefault="00F80E24" w:rsidP="002B4A10">
      <w:pPr>
        <w:widowControl/>
        <w:snapToGrid/>
        <w:ind w:left="100" w:right="100"/>
        <w:rPr>
          <w:ins w:id="45" w:author="kuni-suzuki" w:date="2018-09-10T17:24:00Z"/>
        </w:rPr>
      </w:pPr>
    </w:p>
    <w:p w:rsidR="00617500" w:rsidRDefault="00173496" w:rsidP="00617500">
      <w:pPr>
        <w:pStyle w:val="12"/>
        <w:ind w:right="200"/>
        <w:rPr>
          <w:ins w:id="46" w:author="kuni-suzuki" w:date="2018-09-10T17:24:00Z"/>
          <w:rFonts w:hint="eastAsia"/>
        </w:rPr>
      </w:pPr>
      <w:ins w:id="47" w:author="kuni-suzuki" w:date="2018-09-10T17:28:00Z">
        <w:r>
          <w:rPr>
            <w:rFonts w:hint="eastAsia"/>
          </w:rPr>
          <w:t>スケジュールのマウス操作</w:t>
        </w:r>
      </w:ins>
    </w:p>
    <w:p w:rsidR="00617500" w:rsidRDefault="00617500" w:rsidP="002B4A10">
      <w:pPr>
        <w:widowControl/>
        <w:snapToGrid/>
        <w:ind w:left="100" w:right="100"/>
        <w:rPr>
          <w:ins w:id="48" w:author="kuni-suzuki" w:date="2018-09-10T17:24:00Z"/>
        </w:rPr>
      </w:pPr>
    </w:p>
    <w:p w:rsidR="00173496" w:rsidRDefault="00173496" w:rsidP="00173496">
      <w:pPr>
        <w:pStyle w:val="12"/>
        <w:ind w:right="200"/>
        <w:rPr>
          <w:ins w:id="49" w:author="kuni-suzuki" w:date="2018-09-10T17:28:00Z"/>
          <w:rFonts w:hint="eastAsia"/>
        </w:rPr>
      </w:pPr>
      <w:ins w:id="50" w:author="kuni-suzuki" w:date="2018-09-10T17:28:00Z">
        <w:r>
          <w:rPr>
            <w:rFonts w:hint="eastAsia"/>
          </w:rPr>
          <w:lastRenderedPageBreak/>
          <w:t>スケジュールの</w:t>
        </w:r>
      </w:ins>
      <w:ins w:id="51" w:author="kuni-suzuki" w:date="2018-09-10T17:29:00Z">
        <w:r>
          <w:rPr>
            <w:rFonts w:hint="eastAsia"/>
          </w:rPr>
          <w:t>キーボード</w:t>
        </w:r>
      </w:ins>
      <w:bookmarkStart w:id="52" w:name="_GoBack"/>
      <w:bookmarkEnd w:id="52"/>
      <w:ins w:id="53" w:author="kuni-suzuki" w:date="2018-09-10T17:28:00Z">
        <w:r>
          <w:rPr>
            <w:rFonts w:hint="eastAsia"/>
          </w:rPr>
          <w:t>操作</w:t>
        </w:r>
      </w:ins>
    </w:p>
    <w:p w:rsidR="00617500" w:rsidRPr="00173496" w:rsidRDefault="00617500" w:rsidP="002B4A10">
      <w:pPr>
        <w:widowControl/>
        <w:snapToGrid/>
        <w:ind w:left="100" w:right="100"/>
        <w:rPr>
          <w:ins w:id="54" w:author="kuni-suzuki" w:date="2018-09-10T17:24:00Z"/>
          <w:rPrChange w:id="55" w:author="kuni-suzuki" w:date="2018-09-10T17:28:00Z">
            <w:rPr>
              <w:ins w:id="56" w:author="kuni-suzuki" w:date="2018-09-10T17:24:00Z"/>
            </w:rPr>
          </w:rPrChange>
        </w:rPr>
      </w:pPr>
    </w:p>
    <w:p w:rsidR="00617500" w:rsidRDefault="00617500" w:rsidP="002B4A10">
      <w:pPr>
        <w:widowControl/>
        <w:snapToGrid/>
        <w:ind w:left="100" w:right="100"/>
        <w:rPr>
          <w:ins w:id="57" w:author="kuni-suzuki" w:date="2018-09-10T17:24:00Z"/>
        </w:rPr>
      </w:pPr>
    </w:p>
    <w:p w:rsidR="00617500" w:rsidRPr="00E765F1" w:rsidRDefault="00617500" w:rsidP="002B4A10">
      <w:pPr>
        <w:widowControl/>
        <w:snapToGrid/>
        <w:ind w:left="100" w:right="100"/>
        <w:rPr>
          <w:rFonts w:hint="eastAsia"/>
        </w:rPr>
      </w:pPr>
    </w:p>
    <w:p w:rsidR="002B4A10" w:rsidRDefault="002B4A10" w:rsidP="002B4A10">
      <w:pPr>
        <w:pStyle w:val="4"/>
        <w:spacing w:before="180" w:after="180"/>
        <w:ind w:left="100" w:right="100"/>
      </w:pPr>
      <w:bookmarkStart w:id="58" w:name="_Toc522271447"/>
      <w:r>
        <w:t>QA</w:t>
      </w:r>
      <w:bookmarkEnd w:id="58"/>
    </w:p>
    <w:p w:rsidR="002B4A10" w:rsidRDefault="002B4A10" w:rsidP="002B4A10">
      <w:pPr>
        <w:widowControl/>
        <w:snapToGrid/>
        <w:ind w:left="100" w:right="100"/>
      </w:pPr>
    </w:p>
    <w:p w:rsidR="007846FC" w:rsidRDefault="007846FC">
      <w:pPr>
        <w:widowControl/>
        <w:snapToGrid/>
        <w:ind w:left="100" w:right="100"/>
      </w:pPr>
    </w:p>
    <w:sectPr w:rsidR="007846FC" w:rsidSect="00261519">
      <w:headerReference w:type="even" r:id="rId121"/>
      <w:headerReference w:type="default" r:id="rId122"/>
      <w:footerReference w:type="even" r:id="rId123"/>
      <w:footerReference w:type="default" r:id="rId124"/>
      <w:headerReference w:type="first" r:id="rId125"/>
      <w:footerReference w:type="first" r:id="rId126"/>
      <w:pgSz w:w="11906" w:h="16838" w:code="9"/>
      <w:pgMar w:top="1418" w:right="567" w:bottom="1134" w:left="1134" w:header="425" w:footer="32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258F" w:rsidRDefault="0081258F" w:rsidP="0029456B">
      <w:pPr>
        <w:ind w:left="100" w:right="100"/>
      </w:pPr>
      <w:r>
        <w:separator/>
      </w:r>
    </w:p>
  </w:endnote>
  <w:endnote w:type="continuationSeparator" w:id="0">
    <w:p w:rsidR="0081258F" w:rsidRDefault="0081258F" w:rsidP="0029456B">
      <w:pPr>
        <w:ind w:left="100" w:right="1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7500" w:rsidRDefault="00617500">
    <w:pPr>
      <w:pStyle w:val="a7"/>
      <w:ind w:left="100" w:right="1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2" w:type="dxa"/>
      <w:tblBorders>
        <w:top w:val="thickThinSmallGap" w:sz="24" w:space="0" w:color="auto"/>
        <w:insideH w:val="thinThickSmallGap" w:sz="24" w:space="0" w:color="auto"/>
      </w:tblBorders>
      <w:tblCellMar>
        <w:left w:w="99" w:type="dxa"/>
        <w:right w:w="99" w:type="dxa"/>
      </w:tblCellMar>
      <w:tblLook w:val="0000" w:firstRow="0" w:lastRow="0" w:firstColumn="0" w:lastColumn="0" w:noHBand="0" w:noVBand="0"/>
    </w:tblPr>
    <w:tblGrid>
      <w:gridCol w:w="2379"/>
      <w:gridCol w:w="5529"/>
      <w:gridCol w:w="2289"/>
    </w:tblGrid>
    <w:tr w:rsidR="00617500" w:rsidTr="009B63C4">
      <w:trPr>
        <w:trHeight w:hRule="exact" w:val="454"/>
      </w:trPr>
      <w:tc>
        <w:tcPr>
          <w:tcW w:w="2379" w:type="dxa"/>
          <w:tcBorders>
            <w:top w:val="thickThinSmallGap" w:sz="24" w:space="0" w:color="1F3864" w:themeColor="accent5" w:themeShade="80"/>
            <w:bottom w:val="nil"/>
            <w:right w:val="nil"/>
          </w:tcBorders>
          <w:shd w:val="clear" w:color="auto" w:fill="auto"/>
          <w:vAlign w:val="center"/>
        </w:tcPr>
        <w:p w:rsidR="00617500" w:rsidRPr="004F3B05" w:rsidRDefault="00617500" w:rsidP="00B064EE">
          <w:pPr>
            <w:pStyle w:val="a7"/>
            <w:ind w:left="100" w:right="100"/>
            <w:jc w:val="center"/>
            <w:rPr>
              <w:sz w:val="18"/>
              <w:szCs w:val="18"/>
            </w:rPr>
          </w:pPr>
        </w:p>
      </w:tc>
      <w:tc>
        <w:tcPr>
          <w:tcW w:w="5529" w:type="dxa"/>
          <w:tcBorders>
            <w:top w:val="thickThinSmallGap" w:sz="24" w:space="0" w:color="1F3864" w:themeColor="accent5" w:themeShade="80"/>
            <w:left w:val="nil"/>
            <w:bottom w:val="nil"/>
            <w:right w:val="nil"/>
          </w:tcBorders>
          <w:vAlign w:val="center"/>
        </w:tcPr>
        <w:p w:rsidR="00617500" w:rsidRDefault="00617500" w:rsidP="00B064EE">
          <w:pPr>
            <w:pStyle w:val="a7"/>
            <w:ind w:left="100" w:right="100"/>
            <w:jc w:val="both"/>
          </w:pPr>
        </w:p>
      </w:tc>
      <w:tc>
        <w:tcPr>
          <w:tcW w:w="2289" w:type="dxa"/>
          <w:tcBorders>
            <w:top w:val="thickThinSmallGap" w:sz="24" w:space="0" w:color="1F3864" w:themeColor="accent5" w:themeShade="80"/>
            <w:left w:val="nil"/>
            <w:bottom w:val="nil"/>
          </w:tcBorders>
          <w:vAlign w:val="center"/>
        </w:tcPr>
        <w:p w:rsidR="00617500" w:rsidRDefault="00617500" w:rsidP="009B63C4">
          <w:pPr>
            <w:pStyle w:val="a7"/>
            <w:ind w:left="100" w:right="100"/>
            <w:jc w:val="right"/>
          </w:pPr>
          <w:r w:rsidRPr="004F3B05">
            <w:rPr>
              <w:b/>
              <w:bCs/>
              <w:sz w:val="18"/>
              <w:szCs w:val="18"/>
            </w:rPr>
            <w:fldChar w:fldCharType="begin"/>
          </w:r>
          <w:r w:rsidRPr="004F3B05">
            <w:rPr>
              <w:b/>
              <w:bCs/>
              <w:sz w:val="18"/>
              <w:szCs w:val="18"/>
            </w:rPr>
            <w:instrText>PAGE  \* Arabic  \* MERGEFORMAT</w:instrText>
          </w:r>
          <w:r w:rsidRPr="004F3B05">
            <w:rPr>
              <w:b/>
              <w:bCs/>
              <w:sz w:val="18"/>
              <w:szCs w:val="18"/>
            </w:rPr>
            <w:fldChar w:fldCharType="separate"/>
          </w:r>
          <w:r w:rsidR="00173496" w:rsidRPr="00173496">
            <w:rPr>
              <w:b/>
              <w:bCs/>
              <w:noProof/>
              <w:sz w:val="18"/>
              <w:szCs w:val="18"/>
              <w:lang w:val="ja-JP"/>
            </w:rPr>
            <w:t>28</w:t>
          </w:r>
          <w:r w:rsidRPr="004F3B05">
            <w:rPr>
              <w:b/>
              <w:bCs/>
              <w:sz w:val="18"/>
              <w:szCs w:val="18"/>
            </w:rPr>
            <w:fldChar w:fldCharType="end"/>
          </w:r>
          <w:r w:rsidRPr="004F3B05">
            <w:rPr>
              <w:sz w:val="18"/>
              <w:szCs w:val="18"/>
              <w:lang w:val="ja-JP"/>
            </w:rPr>
            <w:t xml:space="preserve"> / </w:t>
          </w:r>
          <w:r>
            <w:rPr>
              <w:b/>
              <w:bCs/>
              <w:noProof/>
              <w:sz w:val="18"/>
              <w:szCs w:val="18"/>
              <w:lang w:val="ja-JP"/>
            </w:rPr>
            <w:fldChar w:fldCharType="begin"/>
          </w:r>
          <w:r>
            <w:rPr>
              <w:b/>
              <w:bCs/>
              <w:noProof/>
              <w:sz w:val="18"/>
              <w:szCs w:val="18"/>
              <w:lang w:val="ja-JP"/>
            </w:rPr>
            <w:instrText>NUMPAGES  \* Arabic  \* MERGEFORMAT</w:instrText>
          </w:r>
          <w:r>
            <w:rPr>
              <w:b/>
              <w:bCs/>
              <w:noProof/>
              <w:sz w:val="18"/>
              <w:szCs w:val="18"/>
              <w:lang w:val="ja-JP"/>
            </w:rPr>
            <w:fldChar w:fldCharType="separate"/>
          </w:r>
          <w:r w:rsidR="00173496">
            <w:rPr>
              <w:b/>
              <w:bCs/>
              <w:noProof/>
              <w:sz w:val="18"/>
              <w:szCs w:val="18"/>
              <w:lang w:val="ja-JP"/>
            </w:rPr>
            <w:t>28</w:t>
          </w:r>
          <w:r>
            <w:rPr>
              <w:b/>
              <w:bCs/>
              <w:noProof/>
              <w:sz w:val="18"/>
              <w:szCs w:val="18"/>
              <w:lang w:val="ja-JP"/>
            </w:rPr>
            <w:fldChar w:fldCharType="end"/>
          </w:r>
        </w:p>
      </w:tc>
    </w:tr>
  </w:tbl>
  <w:p w:rsidR="00617500" w:rsidRDefault="00617500" w:rsidP="00B064EE">
    <w:pPr>
      <w:pStyle w:val="a7"/>
      <w:ind w:left="100" w:right="10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7500" w:rsidRDefault="00617500">
    <w:pPr>
      <w:pStyle w:val="a7"/>
      <w:ind w:left="100" w:right="10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258F" w:rsidRDefault="0081258F" w:rsidP="0029456B">
      <w:pPr>
        <w:ind w:left="100" w:right="100"/>
      </w:pPr>
      <w:r>
        <w:separator/>
      </w:r>
    </w:p>
  </w:footnote>
  <w:footnote w:type="continuationSeparator" w:id="0">
    <w:p w:rsidR="0081258F" w:rsidRDefault="0081258F" w:rsidP="0029456B">
      <w:pPr>
        <w:ind w:left="100" w:right="10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7500" w:rsidRDefault="00617500">
    <w:pPr>
      <w:pStyle w:val="a5"/>
      <w:ind w:left="100" w:right="1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239" w:type="dxa"/>
      <w:tblInd w:w="-57" w:type="dxa"/>
      <w:tblBorders>
        <w:bottom w:val="thinThickSmallGap" w:sz="24" w:space="0" w:color="auto"/>
        <w:insideH w:val="thinThickSmallGap" w:sz="24" w:space="0" w:color="auto"/>
        <w:insideV w:val="thinThickSmallGap" w:sz="24" w:space="0" w:color="auto"/>
      </w:tblBorders>
      <w:tblCellMar>
        <w:left w:w="99" w:type="dxa"/>
        <w:right w:w="99" w:type="dxa"/>
      </w:tblCellMar>
      <w:tblLook w:val="0000" w:firstRow="0" w:lastRow="0" w:firstColumn="0" w:lastColumn="0" w:noHBand="0" w:noVBand="0"/>
    </w:tblPr>
    <w:tblGrid>
      <w:gridCol w:w="5119"/>
      <w:gridCol w:w="5120"/>
    </w:tblGrid>
    <w:tr w:rsidR="00617500" w:rsidRPr="009B63C4" w:rsidTr="009B63C4">
      <w:trPr>
        <w:trHeight w:hRule="exact" w:val="680"/>
      </w:trPr>
      <w:tc>
        <w:tcPr>
          <w:tcW w:w="5119" w:type="dxa"/>
          <w:tcBorders>
            <w:bottom w:val="thinThickSmallGap" w:sz="24" w:space="0" w:color="1F3864" w:themeColor="accent5" w:themeShade="80"/>
            <w:right w:val="nil"/>
          </w:tcBorders>
          <w:vAlign w:val="bottom"/>
        </w:tcPr>
        <w:p w:rsidR="00617500" w:rsidRDefault="00617500" w:rsidP="00B064EE">
          <w:pPr>
            <w:pStyle w:val="a5"/>
            <w:ind w:left="100" w:right="100"/>
            <w:jc w:val="both"/>
          </w:pPr>
          <w:r>
            <w:rPr>
              <w:rFonts w:hint="eastAsia"/>
            </w:rPr>
            <w:t>開発計画表システム刷新</w:t>
          </w:r>
        </w:p>
      </w:tc>
      <w:tc>
        <w:tcPr>
          <w:tcW w:w="5120" w:type="dxa"/>
          <w:tcBorders>
            <w:left w:val="nil"/>
            <w:bottom w:val="thinThickSmallGap" w:sz="24" w:space="0" w:color="1F3864" w:themeColor="accent5" w:themeShade="80"/>
          </w:tcBorders>
          <w:vAlign w:val="bottom"/>
        </w:tcPr>
        <w:p w:rsidR="00617500" w:rsidRDefault="00617500" w:rsidP="00B064EE">
          <w:pPr>
            <w:pStyle w:val="a5"/>
            <w:ind w:left="100" w:right="100"/>
            <w:jc w:val="right"/>
          </w:pPr>
          <w:r>
            <w:rPr>
              <w:rFonts w:hint="eastAsia"/>
            </w:rPr>
            <w:t>マニュアル　第</w:t>
          </w:r>
          <w:r>
            <w:rPr>
              <w:rFonts w:hint="eastAsia"/>
            </w:rPr>
            <w:t xml:space="preserve"> 1.0</w:t>
          </w:r>
          <w:r>
            <w:rPr>
              <w:rFonts w:hint="eastAsia"/>
            </w:rPr>
            <w:t>版</w:t>
          </w:r>
        </w:p>
      </w:tc>
    </w:tr>
  </w:tbl>
  <w:p w:rsidR="00617500" w:rsidRPr="00EB1350" w:rsidRDefault="00617500" w:rsidP="00B064EE">
    <w:pPr>
      <w:pStyle w:val="a5"/>
      <w:ind w:left="100" w:right="10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7500" w:rsidRDefault="00617500">
    <w:pPr>
      <w:pStyle w:val="a5"/>
      <w:ind w:left="100" w:right="1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83EE6"/>
    <w:multiLevelType w:val="hybridMultilevel"/>
    <w:tmpl w:val="E7647F84"/>
    <w:lvl w:ilvl="0" w:tplc="C9F2F268">
      <w:start w:val="1"/>
      <w:numFmt w:val="decimalEnclosedCircle"/>
      <w:lvlText w:val="%1"/>
      <w:lvlJc w:val="left"/>
      <w:pPr>
        <w:ind w:left="620" w:hanging="420"/>
      </w:pPr>
      <w:rPr>
        <w:rFonts w:hint="eastAsia"/>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1" w15:restartNumberingAfterBreak="0">
    <w:nsid w:val="02330B69"/>
    <w:multiLevelType w:val="hybridMultilevel"/>
    <w:tmpl w:val="D6DAE878"/>
    <w:lvl w:ilvl="0" w:tplc="D8A00390">
      <w:start w:val="3"/>
      <w:numFmt w:val="decimalEnclosedCircle"/>
      <w:lvlText w:val="%1"/>
      <w:lvlJc w:val="left"/>
      <w:pPr>
        <w:ind w:left="5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3515E75"/>
    <w:multiLevelType w:val="hybridMultilevel"/>
    <w:tmpl w:val="E7647F84"/>
    <w:lvl w:ilvl="0" w:tplc="C9F2F268">
      <w:start w:val="1"/>
      <w:numFmt w:val="decimalEnclosedCircle"/>
      <w:lvlText w:val="%1"/>
      <w:lvlJc w:val="left"/>
      <w:pPr>
        <w:ind w:left="620" w:hanging="420"/>
      </w:pPr>
      <w:rPr>
        <w:rFonts w:hint="eastAsia"/>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3" w15:restartNumberingAfterBreak="0">
    <w:nsid w:val="05FC3FD6"/>
    <w:multiLevelType w:val="hybridMultilevel"/>
    <w:tmpl w:val="45A42192"/>
    <w:lvl w:ilvl="0" w:tplc="0409000B">
      <w:start w:val="1"/>
      <w:numFmt w:val="bullet"/>
      <w:lvlText w:val=""/>
      <w:lvlJc w:val="left"/>
      <w:pPr>
        <w:ind w:left="520" w:hanging="420"/>
      </w:pPr>
      <w:rPr>
        <w:rFonts w:ascii="Wingdings" w:hAnsi="Wingdings" w:hint="default"/>
      </w:rPr>
    </w:lvl>
    <w:lvl w:ilvl="1" w:tplc="0409000B" w:tentative="1">
      <w:start w:val="1"/>
      <w:numFmt w:val="bullet"/>
      <w:lvlText w:val=""/>
      <w:lvlJc w:val="left"/>
      <w:pPr>
        <w:ind w:left="940" w:hanging="420"/>
      </w:pPr>
      <w:rPr>
        <w:rFonts w:ascii="Wingdings" w:hAnsi="Wingdings" w:hint="default"/>
      </w:rPr>
    </w:lvl>
    <w:lvl w:ilvl="2" w:tplc="0409000D"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B" w:tentative="1">
      <w:start w:val="1"/>
      <w:numFmt w:val="bullet"/>
      <w:lvlText w:val=""/>
      <w:lvlJc w:val="left"/>
      <w:pPr>
        <w:ind w:left="2200" w:hanging="420"/>
      </w:pPr>
      <w:rPr>
        <w:rFonts w:ascii="Wingdings" w:hAnsi="Wingdings" w:hint="default"/>
      </w:rPr>
    </w:lvl>
    <w:lvl w:ilvl="5" w:tplc="0409000D"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B" w:tentative="1">
      <w:start w:val="1"/>
      <w:numFmt w:val="bullet"/>
      <w:lvlText w:val=""/>
      <w:lvlJc w:val="left"/>
      <w:pPr>
        <w:ind w:left="3460" w:hanging="420"/>
      </w:pPr>
      <w:rPr>
        <w:rFonts w:ascii="Wingdings" w:hAnsi="Wingdings" w:hint="default"/>
      </w:rPr>
    </w:lvl>
    <w:lvl w:ilvl="8" w:tplc="0409000D" w:tentative="1">
      <w:start w:val="1"/>
      <w:numFmt w:val="bullet"/>
      <w:lvlText w:val=""/>
      <w:lvlJc w:val="left"/>
      <w:pPr>
        <w:ind w:left="3880" w:hanging="420"/>
      </w:pPr>
      <w:rPr>
        <w:rFonts w:ascii="Wingdings" w:hAnsi="Wingdings" w:hint="default"/>
      </w:rPr>
    </w:lvl>
  </w:abstractNum>
  <w:abstractNum w:abstractNumId="4" w15:restartNumberingAfterBreak="0">
    <w:nsid w:val="06D12912"/>
    <w:multiLevelType w:val="hybridMultilevel"/>
    <w:tmpl w:val="9134E618"/>
    <w:lvl w:ilvl="0" w:tplc="2CBED43E">
      <w:start w:val="1"/>
      <w:numFmt w:val="decimalEnclosedCircle"/>
      <w:lvlText w:val="%1"/>
      <w:lvlJc w:val="left"/>
      <w:pPr>
        <w:ind w:left="5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0CF96512"/>
    <w:multiLevelType w:val="hybridMultilevel"/>
    <w:tmpl w:val="62E8EA0E"/>
    <w:lvl w:ilvl="0" w:tplc="0409000F">
      <w:start w:val="1"/>
      <w:numFmt w:val="decimal"/>
      <w:lvlText w:val="%1."/>
      <w:lvlJc w:val="left"/>
      <w:pPr>
        <w:ind w:left="520" w:hanging="420"/>
      </w:p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6" w15:restartNumberingAfterBreak="0">
    <w:nsid w:val="0E0F7998"/>
    <w:multiLevelType w:val="hybridMultilevel"/>
    <w:tmpl w:val="3ADECD1C"/>
    <w:lvl w:ilvl="0" w:tplc="C9F2F268">
      <w:start w:val="1"/>
      <w:numFmt w:val="decimalEnclosedCircle"/>
      <w:lvlText w:val="%1"/>
      <w:lvlJc w:val="left"/>
      <w:pPr>
        <w:ind w:left="5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1481488D"/>
    <w:multiLevelType w:val="hybridMultilevel"/>
    <w:tmpl w:val="9134E618"/>
    <w:lvl w:ilvl="0" w:tplc="2CBED43E">
      <w:start w:val="1"/>
      <w:numFmt w:val="decimalEnclosedCircle"/>
      <w:lvlText w:val="%1"/>
      <w:lvlJc w:val="left"/>
      <w:pPr>
        <w:ind w:left="5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14B34EE0"/>
    <w:multiLevelType w:val="hybridMultilevel"/>
    <w:tmpl w:val="3ADECD1C"/>
    <w:lvl w:ilvl="0" w:tplc="C9F2F268">
      <w:start w:val="1"/>
      <w:numFmt w:val="decimalEnclosedCircle"/>
      <w:lvlText w:val="%1"/>
      <w:lvlJc w:val="left"/>
      <w:pPr>
        <w:ind w:left="5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23A0749D"/>
    <w:multiLevelType w:val="hybridMultilevel"/>
    <w:tmpl w:val="E7647F84"/>
    <w:lvl w:ilvl="0" w:tplc="C9F2F268">
      <w:start w:val="1"/>
      <w:numFmt w:val="decimalEnclosedCircle"/>
      <w:lvlText w:val="%1"/>
      <w:lvlJc w:val="left"/>
      <w:pPr>
        <w:ind w:left="620" w:hanging="420"/>
      </w:pPr>
      <w:rPr>
        <w:rFonts w:hint="eastAsia"/>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10" w15:restartNumberingAfterBreak="0">
    <w:nsid w:val="43C63754"/>
    <w:multiLevelType w:val="hybridMultilevel"/>
    <w:tmpl w:val="A4780D62"/>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4A1830C4"/>
    <w:multiLevelType w:val="hybridMultilevel"/>
    <w:tmpl w:val="054C80B4"/>
    <w:lvl w:ilvl="0" w:tplc="7B3647A2">
      <w:start w:val="1"/>
      <w:numFmt w:val="decimalEnclosedCircle"/>
      <w:lvlText w:val="%1"/>
      <w:lvlJc w:val="left"/>
      <w:pPr>
        <w:ind w:left="5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524E4F24"/>
    <w:multiLevelType w:val="hybridMultilevel"/>
    <w:tmpl w:val="5CEEAA34"/>
    <w:lvl w:ilvl="0" w:tplc="56F21600">
      <w:start w:val="1"/>
      <w:numFmt w:val="decimalEnclosedCircle"/>
      <w:lvlText w:val="%1"/>
      <w:lvlJc w:val="left"/>
      <w:pPr>
        <w:ind w:left="520" w:hanging="420"/>
      </w:p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13" w15:restartNumberingAfterBreak="0">
    <w:nsid w:val="5B115DF9"/>
    <w:multiLevelType w:val="multilevel"/>
    <w:tmpl w:val="BFB07E5A"/>
    <w:lvl w:ilvl="0">
      <w:start w:val="1"/>
      <w:numFmt w:val="decimal"/>
      <w:pStyle w:val="a"/>
      <w:suff w:val="space"/>
      <w:lvlText w:val="%1."/>
      <w:lvlJc w:val="left"/>
      <w:pPr>
        <w:ind w:left="425" w:hanging="425"/>
      </w:pPr>
      <w:rPr>
        <w:rFonts w:hint="eastAsia"/>
      </w:rPr>
    </w:lvl>
    <w:lvl w:ilvl="1">
      <w:start w:val="1"/>
      <w:numFmt w:val="decimal"/>
      <w:pStyle w:val="2"/>
      <w:suff w:val="space"/>
      <w:lvlText w:val="%1-%2."/>
      <w:lvlJc w:val="left"/>
      <w:pPr>
        <w:ind w:left="992" w:hanging="567"/>
      </w:pPr>
      <w:rPr>
        <w:rFonts w:hint="eastAsia"/>
      </w:rPr>
    </w:lvl>
    <w:lvl w:ilvl="2">
      <w:start w:val="1"/>
      <w:numFmt w:val="decimal"/>
      <w:pStyle w:val="3"/>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5E633A3E"/>
    <w:multiLevelType w:val="hybridMultilevel"/>
    <w:tmpl w:val="054C80B4"/>
    <w:lvl w:ilvl="0" w:tplc="7B3647A2">
      <w:start w:val="1"/>
      <w:numFmt w:val="decimalEnclosedCircle"/>
      <w:lvlText w:val="%1"/>
      <w:lvlJc w:val="left"/>
      <w:pPr>
        <w:ind w:left="5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635A4FBE"/>
    <w:multiLevelType w:val="hybridMultilevel"/>
    <w:tmpl w:val="1B9A4FAC"/>
    <w:lvl w:ilvl="0" w:tplc="B06A83D8">
      <w:start w:val="1"/>
      <w:numFmt w:val="decimalEnclosedCircle"/>
      <w:lvlText w:val="%1"/>
      <w:lvlJc w:val="left"/>
      <w:pPr>
        <w:ind w:left="520" w:hanging="420"/>
      </w:p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16" w15:restartNumberingAfterBreak="0">
    <w:nsid w:val="65E259A9"/>
    <w:multiLevelType w:val="hybridMultilevel"/>
    <w:tmpl w:val="9134E618"/>
    <w:lvl w:ilvl="0" w:tplc="2CBED43E">
      <w:start w:val="1"/>
      <w:numFmt w:val="decimalEnclosedCircle"/>
      <w:lvlText w:val="%1"/>
      <w:lvlJc w:val="left"/>
      <w:pPr>
        <w:ind w:left="5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698B34E9"/>
    <w:multiLevelType w:val="hybridMultilevel"/>
    <w:tmpl w:val="3ADECD1C"/>
    <w:lvl w:ilvl="0" w:tplc="C9F2F268">
      <w:start w:val="1"/>
      <w:numFmt w:val="decimalEnclosedCircle"/>
      <w:lvlText w:val="%1"/>
      <w:lvlJc w:val="left"/>
      <w:pPr>
        <w:ind w:left="5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6CE6738B"/>
    <w:multiLevelType w:val="hybridMultilevel"/>
    <w:tmpl w:val="5CEEAA34"/>
    <w:lvl w:ilvl="0" w:tplc="56F21600">
      <w:start w:val="1"/>
      <w:numFmt w:val="decimalEnclosedCircle"/>
      <w:lvlText w:val="%1"/>
      <w:lvlJc w:val="left"/>
      <w:pPr>
        <w:ind w:left="520" w:hanging="420"/>
      </w:p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19" w15:restartNumberingAfterBreak="0">
    <w:nsid w:val="712C689A"/>
    <w:multiLevelType w:val="hybridMultilevel"/>
    <w:tmpl w:val="5CEC588A"/>
    <w:lvl w:ilvl="0" w:tplc="04090011">
      <w:start w:val="1"/>
      <w:numFmt w:val="decimalEnclosedCircle"/>
      <w:lvlText w:val="%1"/>
      <w:lvlJc w:val="left"/>
      <w:pPr>
        <w:ind w:left="520" w:hanging="420"/>
      </w:p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num w:numId="1">
    <w:abstractNumId w:val="13"/>
  </w:num>
  <w:num w:numId="2">
    <w:abstractNumId w:val="5"/>
  </w:num>
  <w:num w:numId="3">
    <w:abstractNumId w:val="3"/>
  </w:num>
  <w:num w:numId="4">
    <w:abstractNumId w:val="19"/>
  </w:num>
  <w:num w:numId="5">
    <w:abstractNumId w:val="15"/>
  </w:num>
  <w:num w:numId="6">
    <w:abstractNumId w:val="4"/>
  </w:num>
  <w:num w:numId="7">
    <w:abstractNumId w:val="6"/>
  </w:num>
  <w:num w:numId="8">
    <w:abstractNumId w:val="2"/>
  </w:num>
  <w:num w:numId="9">
    <w:abstractNumId w:val="11"/>
  </w:num>
  <w:num w:numId="10">
    <w:abstractNumId w:val="18"/>
  </w:num>
  <w:num w:numId="11">
    <w:abstractNumId w:val="7"/>
  </w:num>
  <w:num w:numId="12">
    <w:abstractNumId w:val="8"/>
  </w:num>
  <w:num w:numId="13">
    <w:abstractNumId w:val="14"/>
  </w:num>
  <w:num w:numId="14">
    <w:abstractNumId w:val="1"/>
  </w:num>
  <w:num w:numId="15">
    <w:abstractNumId w:val="12"/>
  </w:num>
  <w:num w:numId="16">
    <w:abstractNumId w:val="16"/>
  </w:num>
  <w:num w:numId="17">
    <w:abstractNumId w:val="17"/>
  </w:num>
  <w:num w:numId="18">
    <w:abstractNumId w:val="9"/>
  </w:num>
  <w:num w:numId="19">
    <w:abstractNumId w:val="0"/>
  </w:num>
  <w:num w:numId="20">
    <w:abstractNumId w:val="10"/>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uni-suzuki">
    <w15:presenceInfo w15:providerId="None" w15:userId="kuni-suzuk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dirty"/>
  <w:trackRevisions/>
  <w:defaultTabStop w:val="840"/>
  <w:drawingGridHorizontalSpacing w:val="1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0D2C"/>
    <w:rsid w:val="0002253A"/>
    <w:rsid w:val="0004597B"/>
    <w:rsid w:val="00047678"/>
    <w:rsid w:val="00053153"/>
    <w:rsid w:val="00055DF2"/>
    <w:rsid w:val="0005702F"/>
    <w:rsid w:val="00057610"/>
    <w:rsid w:val="000609E2"/>
    <w:rsid w:val="00065A7A"/>
    <w:rsid w:val="00066E80"/>
    <w:rsid w:val="0008169A"/>
    <w:rsid w:val="00082EE3"/>
    <w:rsid w:val="00083417"/>
    <w:rsid w:val="00084273"/>
    <w:rsid w:val="00093C50"/>
    <w:rsid w:val="000A3A6C"/>
    <w:rsid w:val="000A6F68"/>
    <w:rsid w:val="000B3921"/>
    <w:rsid w:val="000C7DEB"/>
    <w:rsid w:val="000D125D"/>
    <w:rsid w:val="000D1C90"/>
    <w:rsid w:val="000D3474"/>
    <w:rsid w:val="000E17F6"/>
    <w:rsid w:val="000E218E"/>
    <w:rsid w:val="000E7F41"/>
    <w:rsid w:val="001058B8"/>
    <w:rsid w:val="0012723C"/>
    <w:rsid w:val="00133808"/>
    <w:rsid w:val="00150491"/>
    <w:rsid w:val="00150E93"/>
    <w:rsid w:val="001519C4"/>
    <w:rsid w:val="00162B37"/>
    <w:rsid w:val="00166F0C"/>
    <w:rsid w:val="00173496"/>
    <w:rsid w:val="001743C0"/>
    <w:rsid w:val="00181670"/>
    <w:rsid w:val="00182597"/>
    <w:rsid w:val="001A5B7C"/>
    <w:rsid w:val="001A6286"/>
    <w:rsid w:val="001A7C73"/>
    <w:rsid w:val="001B13D0"/>
    <w:rsid w:val="001B1B33"/>
    <w:rsid w:val="001B2AAE"/>
    <w:rsid w:val="001B5D23"/>
    <w:rsid w:val="001B7AD7"/>
    <w:rsid w:val="001B7EA5"/>
    <w:rsid w:val="001C0BFE"/>
    <w:rsid w:val="001C2F03"/>
    <w:rsid w:val="001C3AC4"/>
    <w:rsid w:val="001D0633"/>
    <w:rsid w:val="001D5E06"/>
    <w:rsid w:val="001E53F3"/>
    <w:rsid w:val="00202E37"/>
    <w:rsid w:val="00202F8F"/>
    <w:rsid w:val="002119B2"/>
    <w:rsid w:val="002131CA"/>
    <w:rsid w:val="00221308"/>
    <w:rsid w:val="00227D10"/>
    <w:rsid w:val="00232B37"/>
    <w:rsid w:val="00233761"/>
    <w:rsid w:val="00261519"/>
    <w:rsid w:val="0027190D"/>
    <w:rsid w:val="00272E41"/>
    <w:rsid w:val="002871AA"/>
    <w:rsid w:val="0029456B"/>
    <w:rsid w:val="0029602E"/>
    <w:rsid w:val="002A5DD9"/>
    <w:rsid w:val="002B305E"/>
    <w:rsid w:val="002B4A10"/>
    <w:rsid w:val="002B5871"/>
    <w:rsid w:val="002B5EF8"/>
    <w:rsid w:val="002B7ED6"/>
    <w:rsid w:val="002C3F3B"/>
    <w:rsid w:val="002D66F2"/>
    <w:rsid w:val="002F432D"/>
    <w:rsid w:val="002F70DD"/>
    <w:rsid w:val="00300C8B"/>
    <w:rsid w:val="003105F1"/>
    <w:rsid w:val="0031232E"/>
    <w:rsid w:val="00312D54"/>
    <w:rsid w:val="003141AA"/>
    <w:rsid w:val="00315EF4"/>
    <w:rsid w:val="00320769"/>
    <w:rsid w:val="00320A80"/>
    <w:rsid w:val="00333031"/>
    <w:rsid w:val="003364F9"/>
    <w:rsid w:val="003449EA"/>
    <w:rsid w:val="00346788"/>
    <w:rsid w:val="00352ACA"/>
    <w:rsid w:val="003550B8"/>
    <w:rsid w:val="00355CA5"/>
    <w:rsid w:val="0036233F"/>
    <w:rsid w:val="00362A5A"/>
    <w:rsid w:val="00366C56"/>
    <w:rsid w:val="00374180"/>
    <w:rsid w:val="0037785D"/>
    <w:rsid w:val="00377ED3"/>
    <w:rsid w:val="003805C3"/>
    <w:rsid w:val="00380D01"/>
    <w:rsid w:val="00384ACD"/>
    <w:rsid w:val="00392771"/>
    <w:rsid w:val="00394DD1"/>
    <w:rsid w:val="0039686A"/>
    <w:rsid w:val="00397F2C"/>
    <w:rsid w:val="003A0528"/>
    <w:rsid w:val="003A0E20"/>
    <w:rsid w:val="003A12F0"/>
    <w:rsid w:val="003A5211"/>
    <w:rsid w:val="003A738A"/>
    <w:rsid w:val="003B1A29"/>
    <w:rsid w:val="003B2D2E"/>
    <w:rsid w:val="003B415D"/>
    <w:rsid w:val="003C3F7D"/>
    <w:rsid w:val="003C4115"/>
    <w:rsid w:val="003D04C2"/>
    <w:rsid w:val="003D435E"/>
    <w:rsid w:val="003D68E0"/>
    <w:rsid w:val="003D695E"/>
    <w:rsid w:val="003D7E2E"/>
    <w:rsid w:val="003E28E4"/>
    <w:rsid w:val="003F1E27"/>
    <w:rsid w:val="003F2490"/>
    <w:rsid w:val="003F2F56"/>
    <w:rsid w:val="003F750B"/>
    <w:rsid w:val="00402505"/>
    <w:rsid w:val="00402E20"/>
    <w:rsid w:val="004047CF"/>
    <w:rsid w:val="00411E9D"/>
    <w:rsid w:val="0041624C"/>
    <w:rsid w:val="0041676D"/>
    <w:rsid w:val="0041700B"/>
    <w:rsid w:val="00426A40"/>
    <w:rsid w:val="00427FAB"/>
    <w:rsid w:val="0044052B"/>
    <w:rsid w:val="0044169F"/>
    <w:rsid w:val="00445A47"/>
    <w:rsid w:val="00447514"/>
    <w:rsid w:val="00452443"/>
    <w:rsid w:val="004552D0"/>
    <w:rsid w:val="00457A65"/>
    <w:rsid w:val="00482D38"/>
    <w:rsid w:val="00483B29"/>
    <w:rsid w:val="00490902"/>
    <w:rsid w:val="00496665"/>
    <w:rsid w:val="004A237F"/>
    <w:rsid w:val="004A3E6A"/>
    <w:rsid w:val="004A612F"/>
    <w:rsid w:val="004B3D98"/>
    <w:rsid w:val="004C1EE8"/>
    <w:rsid w:val="004D0E87"/>
    <w:rsid w:val="004D559F"/>
    <w:rsid w:val="004E08A8"/>
    <w:rsid w:val="004E6429"/>
    <w:rsid w:val="004E7338"/>
    <w:rsid w:val="004E7A3C"/>
    <w:rsid w:val="004F165D"/>
    <w:rsid w:val="004F3B05"/>
    <w:rsid w:val="0050022A"/>
    <w:rsid w:val="0050076A"/>
    <w:rsid w:val="00501D0D"/>
    <w:rsid w:val="00504DCA"/>
    <w:rsid w:val="005109CF"/>
    <w:rsid w:val="00516074"/>
    <w:rsid w:val="00516D90"/>
    <w:rsid w:val="00521841"/>
    <w:rsid w:val="00523E6C"/>
    <w:rsid w:val="00524982"/>
    <w:rsid w:val="005254CD"/>
    <w:rsid w:val="00527ADC"/>
    <w:rsid w:val="0053637B"/>
    <w:rsid w:val="00540AA4"/>
    <w:rsid w:val="00542626"/>
    <w:rsid w:val="00543830"/>
    <w:rsid w:val="0056421E"/>
    <w:rsid w:val="00571B2A"/>
    <w:rsid w:val="00574F6C"/>
    <w:rsid w:val="0057775F"/>
    <w:rsid w:val="00582E02"/>
    <w:rsid w:val="00593839"/>
    <w:rsid w:val="0059450F"/>
    <w:rsid w:val="00596527"/>
    <w:rsid w:val="00596A5B"/>
    <w:rsid w:val="005A098F"/>
    <w:rsid w:val="005A3ADE"/>
    <w:rsid w:val="005A4C3A"/>
    <w:rsid w:val="005B2FA6"/>
    <w:rsid w:val="005B33F3"/>
    <w:rsid w:val="005B3B0C"/>
    <w:rsid w:val="005B68DE"/>
    <w:rsid w:val="005B6F7E"/>
    <w:rsid w:val="005C119D"/>
    <w:rsid w:val="005C6BEF"/>
    <w:rsid w:val="005D3491"/>
    <w:rsid w:val="005D7EB4"/>
    <w:rsid w:val="005E2E22"/>
    <w:rsid w:val="005E410B"/>
    <w:rsid w:val="005E4EB8"/>
    <w:rsid w:val="005E55DA"/>
    <w:rsid w:val="005F3BE1"/>
    <w:rsid w:val="005F4AC3"/>
    <w:rsid w:val="006151EA"/>
    <w:rsid w:val="00617500"/>
    <w:rsid w:val="00626AAF"/>
    <w:rsid w:val="00630832"/>
    <w:rsid w:val="006314E0"/>
    <w:rsid w:val="00634212"/>
    <w:rsid w:val="00635446"/>
    <w:rsid w:val="00646FC7"/>
    <w:rsid w:val="006556BB"/>
    <w:rsid w:val="006640D7"/>
    <w:rsid w:val="006825C2"/>
    <w:rsid w:val="00686D33"/>
    <w:rsid w:val="006A1ADC"/>
    <w:rsid w:val="006A3074"/>
    <w:rsid w:val="006A6DB9"/>
    <w:rsid w:val="006B4A40"/>
    <w:rsid w:val="006B6E9E"/>
    <w:rsid w:val="006C2B20"/>
    <w:rsid w:val="006C3C04"/>
    <w:rsid w:val="006C6519"/>
    <w:rsid w:val="006D1DDE"/>
    <w:rsid w:val="006D7EF9"/>
    <w:rsid w:val="006F221C"/>
    <w:rsid w:val="006F6D45"/>
    <w:rsid w:val="00712A0B"/>
    <w:rsid w:val="0071315D"/>
    <w:rsid w:val="00715357"/>
    <w:rsid w:val="00725476"/>
    <w:rsid w:val="0072654C"/>
    <w:rsid w:val="00726EEB"/>
    <w:rsid w:val="00727F43"/>
    <w:rsid w:val="00730236"/>
    <w:rsid w:val="00730819"/>
    <w:rsid w:val="00732536"/>
    <w:rsid w:val="00732C3C"/>
    <w:rsid w:val="00736499"/>
    <w:rsid w:val="007371F6"/>
    <w:rsid w:val="0074728D"/>
    <w:rsid w:val="00747EC0"/>
    <w:rsid w:val="00750A7A"/>
    <w:rsid w:val="0075394F"/>
    <w:rsid w:val="00755FDB"/>
    <w:rsid w:val="00757407"/>
    <w:rsid w:val="007602A5"/>
    <w:rsid w:val="007613D8"/>
    <w:rsid w:val="00761EAF"/>
    <w:rsid w:val="007635B2"/>
    <w:rsid w:val="00772F87"/>
    <w:rsid w:val="0077333D"/>
    <w:rsid w:val="00775DF9"/>
    <w:rsid w:val="00780D2C"/>
    <w:rsid w:val="00781E0F"/>
    <w:rsid w:val="00782F91"/>
    <w:rsid w:val="007846FC"/>
    <w:rsid w:val="007B5EDC"/>
    <w:rsid w:val="007D323D"/>
    <w:rsid w:val="007D3883"/>
    <w:rsid w:val="007D4CB1"/>
    <w:rsid w:val="007D7BA3"/>
    <w:rsid w:val="007E42CD"/>
    <w:rsid w:val="007E5BA2"/>
    <w:rsid w:val="007E7162"/>
    <w:rsid w:val="007F5C88"/>
    <w:rsid w:val="00801AA1"/>
    <w:rsid w:val="00804FF7"/>
    <w:rsid w:val="00805682"/>
    <w:rsid w:val="008059A1"/>
    <w:rsid w:val="0080695B"/>
    <w:rsid w:val="00810064"/>
    <w:rsid w:val="0081258F"/>
    <w:rsid w:val="008167A4"/>
    <w:rsid w:val="00823593"/>
    <w:rsid w:val="008243F1"/>
    <w:rsid w:val="008266C1"/>
    <w:rsid w:val="00830C6D"/>
    <w:rsid w:val="00832161"/>
    <w:rsid w:val="008333D5"/>
    <w:rsid w:val="0083471C"/>
    <w:rsid w:val="008354A9"/>
    <w:rsid w:val="00835714"/>
    <w:rsid w:val="0083571C"/>
    <w:rsid w:val="0085772C"/>
    <w:rsid w:val="00857FC5"/>
    <w:rsid w:val="0087563B"/>
    <w:rsid w:val="008A281E"/>
    <w:rsid w:val="008A48B3"/>
    <w:rsid w:val="008A6C48"/>
    <w:rsid w:val="008B28C9"/>
    <w:rsid w:val="008B3756"/>
    <w:rsid w:val="008C26B1"/>
    <w:rsid w:val="008E238A"/>
    <w:rsid w:val="008F2D55"/>
    <w:rsid w:val="008F3594"/>
    <w:rsid w:val="008F40F6"/>
    <w:rsid w:val="00912319"/>
    <w:rsid w:val="0091248E"/>
    <w:rsid w:val="009148BE"/>
    <w:rsid w:val="0092777D"/>
    <w:rsid w:val="00930BF9"/>
    <w:rsid w:val="00934FF7"/>
    <w:rsid w:val="00940BC7"/>
    <w:rsid w:val="00942528"/>
    <w:rsid w:val="009428D8"/>
    <w:rsid w:val="00951792"/>
    <w:rsid w:val="0096046C"/>
    <w:rsid w:val="00964D2F"/>
    <w:rsid w:val="009705D9"/>
    <w:rsid w:val="0097300F"/>
    <w:rsid w:val="00973822"/>
    <w:rsid w:val="00975994"/>
    <w:rsid w:val="009759CF"/>
    <w:rsid w:val="00980F12"/>
    <w:rsid w:val="00985E38"/>
    <w:rsid w:val="00986FDD"/>
    <w:rsid w:val="00987185"/>
    <w:rsid w:val="00990665"/>
    <w:rsid w:val="009906EF"/>
    <w:rsid w:val="009939A9"/>
    <w:rsid w:val="0099487E"/>
    <w:rsid w:val="00994938"/>
    <w:rsid w:val="009A00D2"/>
    <w:rsid w:val="009A0F71"/>
    <w:rsid w:val="009A28B4"/>
    <w:rsid w:val="009A2F3D"/>
    <w:rsid w:val="009B26B8"/>
    <w:rsid w:val="009B3CF5"/>
    <w:rsid w:val="009B536F"/>
    <w:rsid w:val="009B5FCB"/>
    <w:rsid w:val="009B63C4"/>
    <w:rsid w:val="009B7110"/>
    <w:rsid w:val="009C0AC3"/>
    <w:rsid w:val="009C151F"/>
    <w:rsid w:val="009C3BB3"/>
    <w:rsid w:val="009C509F"/>
    <w:rsid w:val="009D4519"/>
    <w:rsid w:val="009D542B"/>
    <w:rsid w:val="009D5B5C"/>
    <w:rsid w:val="009D6AE5"/>
    <w:rsid w:val="009E127D"/>
    <w:rsid w:val="009E4EDF"/>
    <w:rsid w:val="009E7C4A"/>
    <w:rsid w:val="00A06C6A"/>
    <w:rsid w:val="00A25885"/>
    <w:rsid w:val="00A26C73"/>
    <w:rsid w:val="00A30D13"/>
    <w:rsid w:val="00A31842"/>
    <w:rsid w:val="00A31ECC"/>
    <w:rsid w:val="00A35724"/>
    <w:rsid w:val="00A51A35"/>
    <w:rsid w:val="00A551DB"/>
    <w:rsid w:val="00A568FB"/>
    <w:rsid w:val="00A61E81"/>
    <w:rsid w:val="00A67EDE"/>
    <w:rsid w:val="00A72329"/>
    <w:rsid w:val="00A72F43"/>
    <w:rsid w:val="00A72F84"/>
    <w:rsid w:val="00A75DD9"/>
    <w:rsid w:val="00A76C6A"/>
    <w:rsid w:val="00A97049"/>
    <w:rsid w:val="00AA4F19"/>
    <w:rsid w:val="00AB0D41"/>
    <w:rsid w:val="00AB622A"/>
    <w:rsid w:val="00AC332A"/>
    <w:rsid w:val="00AC4E34"/>
    <w:rsid w:val="00AC7706"/>
    <w:rsid w:val="00AD13D8"/>
    <w:rsid w:val="00AD4523"/>
    <w:rsid w:val="00AE0E46"/>
    <w:rsid w:val="00AE25E9"/>
    <w:rsid w:val="00AE4819"/>
    <w:rsid w:val="00AE57FA"/>
    <w:rsid w:val="00AF3695"/>
    <w:rsid w:val="00B05B83"/>
    <w:rsid w:val="00B05BA2"/>
    <w:rsid w:val="00B064EE"/>
    <w:rsid w:val="00B1501D"/>
    <w:rsid w:val="00B15A91"/>
    <w:rsid w:val="00B255C7"/>
    <w:rsid w:val="00B3402F"/>
    <w:rsid w:val="00B42507"/>
    <w:rsid w:val="00B466E4"/>
    <w:rsid w:val="00B515A4"/>
    <w:rsid w:val="00B61492"/>
    <w:rsid w:val="00B72309"/>
    <w:rsid w:val="00B7593E"/>
    <w:rsid w:val="00B768ED"/>
    <w:rsid w:val="00B87354"/>
    <w:rsid w:val="00B87701"/>
    <w:rsid w:val="00B922A3"/>
    <w:rsid w:val="00B934E4"/>
    <w:rsid w:val="00BB26D0"/>
    <w:rsid w:val="00BC143B"/>
    <w:rsid w:val="00BC5968"/>
    <w:rsid w:val="00BC7A48"/>
    <w:rsid w:val="00BC7B92"/>
    <w:rsid w:val="00BE0CC6"/>
    <w:rsid w:val="00BE1AF3"/>
    <w:rsid w:val="00BE648A"/>
    <w:rsid w:val="00BF2D01"/>
    <w:rsid w:val="00BF2F56"/>
    <w:rsid w:val="00BF4DBE"/>
    <w:rsid w:val="00BF5BCB"/>
    <w:rsid w:val="00C02CE3"/>
    <w:rsid w:val="00C03AE8"/>
    <w:rsid w:val="00C05441"/>
    <w:rsid w:val="00C1358F"/>
    <w:rsid w:val="00C208E2"/>
    <w:rsid w:val="00C2450D"/>
    <w:rsid w:val="00C25B97"/>
    <w:rsid w:val="00C2640E"/>
    <w:rsid w:val="00C36E55"/>
    <w:rsid w:val="00C478B1"/>
    <w:rsid w:val="00C5003D"/>
    <w:rsid w:val="00C6007D"/>
    <w:rsid w:val="00C6350F"/>
    <w:rsid w:val="00C64C27"/>
    <w:rsid w:val="00C668DC"/>
    <w:rsid w:val="00C7340C"/>
    <w:rsid w:val="00C75A3F"/>
    <w:rsid w:val="00C75EF3"/>
    <w:rsid w:val="00C85DB4"/>
    <w:rsid w:val="00C865EE"/>
    <w:rsid w:val="00C95F06"/>
    <w:rsid w:val="00CB3FF3"/>
    <w:rsid w:val="00CB5264"/>
    <w:rsid w:val="00CB640D"/>
    <w:rsid w:val="00CB7722"/>
    <w:rsid w:val="00CD3E15"/>
    <w:rsid w:val="00CD71DE"/>
    <w:rsid w:val="00CE3C89"/>
    <w:rsid w:val="00CE60E3"/>
    <w:rsid w:val="00CF1510"/>
    <w:rsid w:val="00CF1F54"/>
    <w:rsid w:val="00D04679"/>
    <w:rsid w:val="00D06B2B"/>
    <w:rsid w:val="00D13BB2"/>
    <w:rsid w:val="00D1411E"/>
    <w:rsid w:val="00D165A0"/>
    <w:rsid w:val="00D31C44"/>
    <w:rsid w:val="00D36639"/>
    <w:rsid w:val="00D36C3A"/>
    <w:rsid w:val="00D37AA3"/>
    <w:rsid w:val="00D42ACE"/>
    <w:rsid w:val="00D43FD5"/>
    <w:rsid w:val="00D44C0E"/>
    <w:rsid w:val="00D44F45"/>
    <w:rsid w:val="00D5190B"/>
    <w:rsid w:val="00D5687B"/>
    <w:rsid w:val="00D769A0"/>
    <w:rsid w:val="00D77885"/>
    <w:rsid w:val="00D94637"/>
    <w:rsid w:val="00DB2ABD"/>
    <w:rsid w:val="00DC048B"/>
    <w:rsid w:val="00DD04A8"/>
    <w:rsid w:val="00DD0A5B"/>
    <w:rsid w:val="00DE31C2"/>
    <w:rsid w:val="00DE5036"/>
    <w:rsid w:val="00DF251D"/>
    <w:rsid w:val="00DF76FC"/>
    <w:rsid w:val="00E05F65"/>
    <w:rsid w:val="00E135E3"/>
    <w:rsid w:val="00E15FDD"/>
    <w:rsid w:val="00E17022"/>
    <w:rsid w:val="00E17230"/>
    <w:rsid w:val="00E208E0"/>
    <w:rsid w:val="00E21790"/>
    <w:rsid w:val="00E225BE"/>
    <w:rsid w:val="00E25668"/>
    <w:rsid w:val="00E333DD"/>
    <w:rsid w:val="00E4145A"/>
    <w:rsid w:val="00E435D4"/>
    <w:rsid w:val="00E45FB6"/>
    <w:rsid w:val="00E7117A"/>
    <w:rsid w:val="00E73751"/>
    <w:rsid w:val="00E765F1"/>
    <w:rsid w:val="00E81711"/>
    <w:rsid w:val="00E83A32"/>
    <w:rsid w:val="00E84DE8"/>
    <w:rsid w:val="00E8681A"/>
    <w:rsid w:val="00E92884"/>
    <w:rsid w:val="00E955EE"/>
    <w:rsid w:val="00EA66E9"/>
    <w:rsid w:val="00EA7FC9"/>
    <w:rsid w:val="00EB1350"/>
    <w:rsid w:val="00EB1983"/>
    <w:rsid w:val="00EB37B9"/>
    <w:rsid w:val="00EB5B68"/>
    <w:rsid w:val="00EC3DFF"/>
    <w:rsid w:val="00EC7F26"/>
    <w:rsid w:val="00ED3550"/>
    <w:rsid w:val="00ED48D8"/>
    <w:rsid w:val="00ED6340"/>
    <w:rsid w:val="00EE091E"/>
    <w:rsid w:val="00EE0D7C"/>
    <w:rsid w:val="00EE660E"/>
    <w:rsid w:val="00EF0663"/>
    <w:rsid w:val="00EF5FD0"/>
    <w:rsid w:val="00F0277B"/>
    <w:rsid w:val="00F02B32"/>
    <w:rsid w:val="00F049E1"/>
    <w:rsid w:val="00F11334"/>
    <w:rsid w:val="00F11F35"/>
    <w:rsid w:val="00F134F2"/>
    <w:rsid w:val="00F1445E"/>
    <w:rsid w:val="00F41A65"/>
    <w:rsid w:val="00F51BE5"/>
    <w:rsid w:val="00F540A3"/>
    <w:rsid w:val="00F61933"/>
    <w:rsid w:val="00F62AB2"/>
    <w:rsid w:val="00F71395"/>
    <w:rsid w:val="00F71B2E"/>
    <w:rsid w:val="00F7503E"/>
    <w:rsid w:val="00F75A5B"/>
    <w:rsid w:val="00F80052"/>
    <w:rsid w:val="00F80E24"/>
    <w:rsid w:val="00F852E6"/>
    <w:rsid w:val="00F959E7"/>
    <w:rsid w:val="00F96AEA"/>
    <w:rsid w:val="00FB0E4C"/>
    <w:rsid w:val="00FB59F5"/>
    <w:rsid w:val="00FC27F1"/>
    <w:rsid w:val="00FD43D2"/>
    <w:rsid w:val="00FD5CE1"/>
    <w:rsid w:val="00FF1189"/>
    <w:rsid w:val="00FF4611"/>
    <w:rsid w:val="00FF50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docId w15:val="{9000CBBC-241E-4D43-B79D-4A2ECC2AF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41624C"/>
    <w:pPr>
      <w:widowControl w:val="0"/>
      <w:snapToGrid w:val="0"/>
      <w:ind w:leftChars="50" w:left="50" w:rightChars="50" w:right="50"/>
    </w:pPr>
    <w:rPr>
      <w:rFonts w:eastAsia="ＭＳ Ｐ明朝"/>
      <w:sz w:val="20"/>
    </w:rPr>
  </w:style>
  <w:style w:type="paragraph" w:styleId="1">
    <w:name w:val="heading 1"/>
    <w:basedOn w:val="a0"/>
    <w:next w:val="a0"/>
    <w:link w:val="10"/>
    <w:autoRedefine/>
    <w:uiPriority w:val="9"/>
    <w:qFormat/>
    <w:rsid w:val="00CE60E3"/>
    <w:pPr>
      <w:keepNext/>
      <w:pBdr>
        <w:top w:val="dotted" w:sz="6" w:space="1" w:color="2F5496" w:themeColor="accent5" w:themeShade="BF"/>
        <w:left w:val="single" w:sz="48" w:space="4" w:color="2F5496" w:themeColor="accent5" w:themeShade="BF"/>
        <w:bottom w:val="dotted" w:sz="6" w:space="1" w:color="2F5496" w:themeColor="accent5" w:themeShade="BF"/>
        <w:right w:val="dotted" w:sz="6" w:space="4" w:color="2F5496" w:themeColor="accent5" w:themeShade="BF"/>
      </w:pBdr>
      <w:shd w:val="clear" w:color="auto" w:fill="BDD6EE" w:themeFill="accent1" w:themeFillTint="66"/>
      <w:spacing w:before="240" w:after="120" w:line="360" w:lineRule="exact"/>
      <w:ind w:left="100" w:right="100"/>
      <w:outlineLvl w:val="0"/>
    </w:pPr>
    <w:rPr>
      <w:rFonts w:asciiTheme="majorHAnsi" w:eastAsia="メイリオ" w:hAnsiTheme="majorHAnsi" w:cstheme="majorBidi"/>
      <w:b/>
      <w:sz w:val="28"/>
      <w:szCs w:val="24"/>
    </w:rPr>
  </w:style>
  <w:style w:type="paragraph" w:styleId="2">
    <w:name w:val="heading 2"/>
    <w:basedOn w:val="a0"/>
    <w:next w:val="a0"/>
    <w:link w:val="20"/>
    <w:uiPriority w:val="9"/>
    <w:unhideWhenUsed/>
    <w:qFormat/>
    <w:rsid w:val="00755FDB"/>
    <w:pPr>
      <w:keepNext/>
      <w:numPr>
        <w:ilvl w:val="1"/>
        <w:numId w:val="1"/>
      </w:numPr>
      <w:pBdr>
        <w:top w:val="dotted" w:sz="6" w:space="1" w:color="2F5496" w:themeColor="accent5" w:themeShade="BF"/>
        <w:left w:val="single" w:sz="48" w:space="4" w:color="2F5496" w:themeColor="accent5" w:themeShade="BF"/>
        <w:bottom w:val="dotted" w:sz="6" w:space="1" w:color="2F5496" w:themeColor="accent5" w:themeShade="BF"/>
        <w:right w:val="dotted" w:sz="6" w:space="4" w:color="2F5496" w:themeColor="accent5" w:themeShade="BF"/>
      </w:pBdr>
      <w:shd w:val="clear" w:color="auto" w:fill="BDD6EE" w:themeFill="accent1" w:themeFillTint="66"/>
      <w:spacing w:beforeLines="50" w:afterLines="50" w:line="280" w:lineRule="exact"/>
      <w:ind w:leftChars="0" w:left="0"/>
      <w:outlineLvl w:val="1"/>
    </w:pPr>
    <w:rPr>
      <w:rFonts w:asciiTheme="majorHAnsi" w:eastAsia="メイリオ" w:hAnsiTheme="majorHAnsi" w:cstheme="majorBidi"/>
      <w:b/>
      <w:sz w:val="28"/>
    </w:rPr>
  </w:style>
  <w:style w:type="paragraph" w:styleId="3">
    <w:name w:val="heading 3"/>
    <w:basedOn w:val="a0"/>
    <w:next w:val="a0"/>
    <w:link w:val="30"/>
    <w:uiPriority w:val="9"/>
    <w:unhideWhenUsed/>
    <w:qFormat/>
    <w:rsid w:val="00755FDB"/>
    <w:pPr>
      <w:keepNext/>
      <w:numPr>
        <w:ilvl w:val="2"/>
        <w:numId w:val="1"/>
      </w:numPr>
      <w:pBdr>
        <w:top w:val="single" w:sz="8" w:space="1" w:color="2F5496" w:themeColor="accent5" w:themeShade="BF"/>
        <w:left w:val="single" w:sz="36" w:space="4" w:color="2F5496" w:themeColor="accent5" w:themeShade="BF"/>
        <w:bottom w:val="single" w:sz="8" w:space="1" w:color="2F5496" w:themeColor="accent5" w:themeShade="BF"/>
        <w:right w:val="single" w:sz="8" w:space="4" w:color="2F5496" w:themeColor="accent5" w:themeShade="BF"/>
      </w:pBdr>
      <w:spacing w:beforeLines="50" w:afterLines="50" w:line="260" w:lineRule="exact"/>
      <w:ind w:leftChars="0" w:left="0"/>
      <w:outlineLvl w:val="2"/>
    </w:pPr>
    <w:rPr>
      <w:rFonts w:asciiTheme="majorHAnsi" w:eastAsia="メイリオ" w:hAnsiTheme="majorHAnsi" w:cstheme="majorBidi"/>
      <w:b/>
      <w:sz w:val="24"/>
    </w:rPr>
  </w:style>
  <w:style w:type="paragraph" w:styleId="4">
    <w:name w:val="heading 4"/>
    <w:basedOn w:val="a0"/>
    <w:next w:val="a0"/>
    <w:link w:val="40"/>
    <w:uiPriority w:val="9"/>
    <w:unhideWhenUsed/>
    <w:qFormat/>
    <w:rsid w:val="00755FDB"/>
    <w:pPr>
      <w:keepNext/>
      <w:pBdr>
        <w:top w:val="single" w:sz="8" w:space="1" w:color="2F5496" w:themeColor="accent5" w:themeShade="BF"/>
        <w:left w:val="single" w:sz="8" w:space="4" w:color="2F5496" w:themeColor="accent5" w:themeShade="BF"/>
        <w:bottom w:val="single" w:sz="8" w:space="1" w:color="2F5496" w:themeColor="accent5" w:themeShade="BF"/>
        <w:right w:val="single" w:sz="8" w:space="4" w:color="2F5496" w:themeColor="accent5" w:themeShade="BF"/>
      </w:pBdr>
      <w:spacing w:beforeLines="50" w:afterLines="50" w:line="260" w:lineRule="exact"/>
      <w:outlineLvl w:val="3"/>
    </w:pPr>
    <w:rPr>
      <w:rFonts w:eastAsia="メイリオ"/>
      <w:b/>
      <w:bCs/>
      <w:sz w:val="22"/>
    </w:rPr>
  </w:style>
  <w:style w:type="paragraph" w:styleId="5">
    <w:name w:val="heading 5"/>
    <w:basedOn w:val="a0"/>
    <w:next w:val="a0"/>
    <w:link w:val="50"/>
    <w:uiPriority w:val="9"/>
    <w:unhideWhenUsed/>
    <w:rsid w:val="00065A7A"/>
    <w:pPr>
      <w:keepNext/>
      <w:pBdr>
        <w:bottom w:val="dotted" w:sz="6" w:space="1" w:color="2F5496" w:themeColor="accent5" w:themeShade="BF"/>
      </w:pBdr>
      <w:ind w:leftChars="0" w:left="0" w:rightChars="100" w:right="100"/>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951792"/>
    <w:pPr>
      <w:keepNext/>
      <w:pBdr>
        <w:bottom w:val="dotted" w:sz="4" w:space="1" w:color="1F3864" w:themeColor="accent5" w:themeShade="80"/>
      </w:pBdr>
      <w:ind w:leftChars="800" w:left="800"/>
      <w:outlineLvl w:val="5"/>
    </w:pPr>
    <w:rPr>
      <w:rFonts w:eastAsia="メイリオ"/>
      <w:b/>
      <w:bCs/>
    </w:rPr>
  </w:style>
  <w:style w:type="paragraph" w:styleId="7">
    <w:name w:val="heading 7"/>
    <w:basedOn w:val="a0"/>
    <w:next w:val="a0"/>
    <w:link w:val="70"/>
    <w:uiPriority w:val="9"/>
    <w:unhideWhenUsed/>
    <w:qFormat/>
    <w:rsid w:val="006F221C"/>
    <w:pPr>
      <w:keepNext/>
      <w:ind w:leftChars="800" w:left="800"/>
      <w:outlineLvl w:val="6"/>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見出し 1 (文字)"/>
    <w:basedOn w:val="a1"/>
    <w:link w:val="1"/>
    <w:uiPriority w:val="9"/>
    <w:rsid w:val="00CE60E3"/>
    <w:rPr>
      <w:rFonts w:asciiTheme="majorHAnsi" w:eastAsia="メイリオ" w:hAnsiTheme="majorHAnsi" w:cstheme="majorBidi"/>
      <w:b/>
      <w:sz w:val="28"/>
      <w:szCs w:val="24"/>
      <w:shd w:val="clear" w:color="auto" w:fill="BDD6EE" w:themeFill="accent1" w:themeFillTint="66"/>
    </w:rPr>
  </w:style>
  <w:style w:type="character" w:customStyle="1" w:styleId="20">
    <w:name w:val="見出し 2 (文字)"/>
    <w:basedOn w:val="a1"/>
    <w:link w:val="2"/>
    <w:uiPriority w:val="9"/>
    <w:rsid w:val="00755FDB"/>
    <w:rPr>
      <w:rFonts w:asciiTheme="majorHAnsi" w:eastAsia="メイリオ" w:hAnsiTheme="majorHAnsi" w:cstheme="majorBidi"/>
      <w:b/>
      <w:sz w:val="28"/>
      <w:shd w:val="clear" w:color="auto" w:fill="BDD6EE" w:themeFill="accent1" w:themeFillTint="66"/>
    </w:rPr>
  </w:style>
  <w:style w:type="character" w:customStyle="1" w:styleId="30">
    <w:name w:val="見出し 3 (文字)"/>
    <w:basedOn w:val="a1"/>
    <w:link w:val="3"/>
    <w:uiPriority w:val="9"/>
    <w:rsid w:val="00755FDB"/>
    <w:rPr>
      <w:rFonts w:asciiTheme="majorHAnsi" w:eastAsia="メイリオ" w:hAnsiTheme="majorHAnsi" w:cstheme="majorBidi"/>
      <w:b/>
      <w:sz w:val="24"/>
    </w:rPr>
  </w:style>
  <w:style w:type="character" w:customStyle="1" w:styleId="40">
    <w:name w:val="見出し 4 (文字)"/>
    <w:basedOn w:val="a1"/>
    <w:link w:val="4"/>
    <w:uiPriority w:val="9"/>
    <w:rsid w:val="00755FDB"/>
    <w:rPr>
      <w:rFonts w:eastAsia="メイリオ"/>
      <w:b/>
      <w:bCs/>
      <w:sz w:val="22"/>
    </w:rPr>
  </w:style>
  <w:style w:type="character" w:customStyle="1" w:styleId="50">
    <w:name w:val="見出し 5 (文字)"/>
    <w:basedOn w:val="a1"/>
    <w:link w:val="5"/>
    <w:uiPriority w:val="9"/>
    <w:rsid w:val="00065A7A"/>
    <w:rPr>
      <w:rFonts w:asciiTheme="majorHAnsi" w:eastAsiaTheme="majorEastAsia" w:hAnsiTheme="majorHAnsi" w:cstheme="majorBidi"/>
      <w:sz w:val="20"/>
    </w:rPr>
  </w:style>
  <w:style w:type="character" w:customStyle="1" w:styleId="60">
    <w:name w:val="見出し 6 (文字)"/>
    <w:basedOn w:val="a1"/>
    <w:link w:val="6"/>
    <w:uiPriority w:val="9"/>
    <w:rsid w:val="00951792"/>
    <w:rPr>
      <w:rFonts w:eastAsia="メイリオ"/>
      <w:b/>
      <w:bCs/>
      <w:sz w:val="20"/>
    </w:rPr>
  </w:style>
  <w:style w:type="character" w:customStyle="1" w:styleId="70">
    <w:name w:val="見出し 7 (文字)"/>
    <w:basedOn w:val="a1"/>
    <w:link w:val="7"/>
    <w:uiPriority w:val="9"/>
    <w:rsid w:val="006F221C"/>
    <w:rPr>
      <w:rFonts w:eastAsia="ＭＳ Ｐ明朝"/>
      <w:sz w:val="20"/>
    </w:rPr>
  </w:style>
  <w:style w:type="paragraph" w:styleId="a4">
    <w:name w:val="List Paragraph"/>
    <w:basedOn w:val="a0"/>
    <w:uiPriority w:val="34"/>
    <w:rsid w:val="00780D2C"/>
    <w:pPr>
      <w:ind w:leftChars="400" w:left="840"/>
    </w:pPr>
  </w:style>
  <w:style w:type="paragraph" w:styleId="a5">
    <w:name w:val="header"/>
    <w:basedOn w:val="a0"/>
    <w:link w:val="a6"/>
    <w:uiPriority w:val="99"/>
    <w:unhideWhenUsed/>
    <w:rsid w:val="0029456B"/>
    <w:pPr>
      <w:tabs>
        <w:tab w:val="center" w:pos="4252"/>
        <w:tab w:val="right" w:pos="8504"/>
      </w:tabs>
    </w:pPr>
  </w:style>
  <w:style w:type="character" w:customStyle="1" w:styleId="a6">
    <w:name w:val="ヘッダー (文字)"/>
    <w:basedOn w:val="a1"/>
    <w:link w:val="a5"/>
    <w:uiPriority w:val="99"/>
    <w:rsid w:val="0029456B"/>
    <w:rPr>
      <w:rFonts w:eastAsia="ＭＳ Ｐ明朝"/>
      <w:sz w:val="20"/>
    </w:rPr>
  </w:style>
  <w:style w:type="paragraph" w:styleId="a7">
    <w:name w:val="footer"/>
    <w:basedOn w:val="a0"/>
    <w:link w:val="a8"/>
    <w:uiPriority w:val="99"/>
    <w:unhideWhenUsed/>
    <w:rsid w:val="0029456B"/>
    <w:pPr>
      <w:tabs>
        <w:tab w:val="center" w:pos="4252"/>
        <w:tab w:val="right" w:pos="8504"/>
      </w:tabs>
    </w:pPr>
  </w:style>
  <w:style w:type="character" w:customStyle="1" w:styleId="a8">
    <w:name w:val="フッター (文字)"/>
    <w:basedOn w:val="a1"/>
    <w:link w:val="a7"/>
    <w:uiPriority w:val="99"/>
    <w:rsid w:val="0029456B"/>
    <w:rPr>
      <w:rFonts w:eastAsia="ＭＳ Ｐ明朝"/>
      <w:sz w:val="20"/>
    </w:rPr>
  </w:style>
  <w:style w:type="character" w:styleId="a9">
    <w:name w:val="Placeholder Text"/>
    <w:basedOn w:val="a1"/>
    <w:uiPriority w:val="99"/>
    <w:semiHidden/>
    <w:rsid w:val="00DF76FC"/>
    <w:rPr>
      <w:color w:val="808080"/>
    </w:rPr>
  </w:style>
  <w:style w:type="paragraph" w:styleId="a">
    <w:name w:val="Title"/>
    <w:basedOn w:val="a0"/>
    <w:next w:val="a0"/>
    <w:link w:val="aa"/>
    <w:uiPriority w:val="10"/>
    <w:qFormat/>
    <w:rsid w:val="008A6C48"/>
    <w:pPr>
      <w:numPr>
        <w:numId w:val="1"/>
      </w:numPr>
      <w:pBdr>
        <w:top w:val="single" w:sz="12" w:space="0" w:color="1F3864" w:themeColor="accent5" w:themeShade="80"/>
        <w:left w:val="single" w:sz="12" w:space="0" w:color="1F3864" w:themeColor="accent5" w:themeShade="80"/>
        <w:bottom w:val="single" w:sz="12" w:space="0" w:color="1F3864" w:themeColor="accent5" w:themeShade="80"/>
        <w:right w:val="single" w:sz="12" w:space="0" w:color="1F3864" w:themeColor="accent5" w:themeShade="80"/>
      </w:pBdr>
      <w:shd w:val="clear" w:color="auto" w:fill="D9E2F3" w:themeFill="accent5" w:themeFillTint="33"/>
      <w:spacing w:before="240" w:after="240" w:line="560" w:lineRule="exact"/>
      <w:ind w:leftChars="0" w:left="0" w:rightChars="0" w:right="0"/>
      <w:jc w:val="center"/>
      <w:outlineLvl w:val="0"/>
    </w:pPr>
    <w:rPr>
      <w:rFonts w:asciiTheme="majorHAnsi" w:eastAsia="メイリオ" w:hAnsiTheme="majorHAnsi" w:cstheme="majorBidi"/>
      <w:b/>
      <w:color w:val="1F3864" w:themeColor="accent5" w:themeShade="80"/>
      <w:sz w:val="40"/>
      <w:szCs w:val="32"/>
    </w:rPr>
  </w:style>
  <w:style w:type="character" w:customStyle="1" w:styleId="aa">
    <w:name w:val="表題 (文字)"/>
    <w:basedOn w:val="a1"/>
    <w:link w:val="a"/>
    <w:uiPriority w:val="10"/>
    <w:rsid w:val="008A6C48"/>
    <w:rPr>
      <w:rFonts w:asciiTheme="majorHAnsi" w:eastAsia="メイリオ" w:hAnsiTheme="majorHAnsi" w:cstheme="majorBidi"/>
      <w:b/>
      <w:color w:val="1F3864" w:themeColor="accent5" w:themeShade="80"/>
      <w:sz w:val="40"/>
      <w:szCs w:val="32"/>
      <w:shd w:val="clear" w:color="auto" w:fill="D9E2F3" w:themeFill="accent5" w:themeFillTint="33"/>
    </w:rPr>
  </w:style>
  <w:style w:type="paragraph" w:styleId="ab">
    <w:name w:val="Subtitle"/>
    <w:basedOn w:val="a0"/>
    <w:next w:val="a0"/>
    <w:link w:val="ac"/>
    <w:uiPriority w:val="11"/>
    <w:qFormat/>
    <w:rsid w:val="00FD43D2"/>
    <w:pPr>
      <w:spacing w:line="440" w:lineRule="atLeast"/>
      <w:ind w:leftChars="400" w:left="400" w:rightChars="400" w:right="400"/>
      <w:jc w:val="center"/>
    </w:pPr>
    <w:rPr>
      <w:rFonts w:asciiTheme="majorHAnsi" w:eastAsia="ＭＳ Ｐゴシック" w:hAnsiTheme="majorHAnsi" w:cstheme="majorBidi"/>
      <w:b/>
      <w:sz w:val="28"/>
      <w:szCs w:val="24"/>
    </w:rPr>
  </w:style>
  <w:style w:type="character" w:customStyle="1" w:styleId="ac">
    <w:name w:val="副題 (文字)"/>
    <w:basedOn w:val="a1"/>
    <w:link w:val="ab"/>
    <w:uiPriority w:val="11"/>
    <w:rsid w:val="00FD43D2"/>
    <w:rPr>
      <w:rFonts w:asciiTheme="majorHAnsi" w:eastAsia="ＭＳ Ｐゴシック" w:hAnsiTheme="majorHAnsi" w:cstheme="majorBidi"/>
      <w:b/>
      <w:sz w:val="28"/>
      <w:szCs w:val="24"/>
    </w:rPr>
  </w:style>
  <w:style w:type="table" w:styleId="ad">
    <w:name w:val="Table Grid"/>
    <w:basedOn w:val="a2"/>
    <w:uiPriority w:val="39"/>
    <w:rsid w:val="00527A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Quote"/>
    <w:basedOn w:val="a0"/>
    <w:link w:val="af"/>
    <w:uiPriority w:val="29"/>
    <w:qFormat/>
    <w:rsid w:val="005A098F"/>
    <w:pPr>
      <w:pBdr>
        <w:top w:val="single" w:sz="6" w:space="6" w:color="auto"/>
        <w:left w:val="single" w:sz="6" w:space="6" w:color="auto"/>
        <w:bottom w:val="single" w:sz="6" w:space="6" w:color="auto"/>
        <w:right w:val="single" w:sz="6" w:space="6" w:color="auto"/>
      </w:pBdr>
      <w:shd w:val="clear" w:color="auto" w:fill="F2F2F2" w:themeFill="background1" w:themeFillShade="F2"/>
      <w:spacing w:line="300" w:lineRule="atLeast"/>
      <w:ind w:leftChars="300" w:left="300" w:rightChars="300" w:right="300"/>
    </w:pPr>
    <w:rPr>
      <w:i/>
      <w:iCs/>
      <w:color w:val="404040" w:themeColor="text1" w:themeTint="BF"/>
    </w:rPr>
  </w:style>
  <w:style w:type="character" w:customStyle="1" w:styleId="af">
    <w:name w:val="引用文 (文字)"/>
    <w:basedOn w:val="a1"/>
    <w:link w:val="ae"/>
    <w:uiPriority w:val="29"/>
    <w:rsid w:val="005A098F"/>
    <w:rPr>
      <w:rFonts w:eastAsia="ＭＳ Ｐ明朝"/>
      <w:i/>
      <w:iCs/>
      <w:color w:val="404040" w:themeColor="text1" w:themeTint="BF"/>
      <w:sz w:val="20"/>
      <w:shd w:val="clear" w:color="auto" w:fill="F2F2F2" w:themeFill="background1" w:themeFillShade="F2"/>
    </w:rPr>
  </w:style>
  <w:style w:type="character" w:styleId="af0">
    <w:name w:val="Emphasis"/>
    <w:basedOn w:val="a1"/>
    <w:uiPriority w:val="20"/>
    <w:rsid w:val="00D37AA3"/>
    <w:rPr>
      <w:i/>
      <w:iCs/>
    </w:rPr>
  </w:style>
  <w:style w:type="paragraph" w:customStyle="1" w:styleId="af1">
    <w:name w:val="要点"/>
    <w:basedOn w:val="a0"/>
    <w:link w:val="af2"/>
    <w:qFormat/>
    <w:rsid w:val="002F70DD"/>
    <w:pPr>
      <w:pBdr>
        <w:top w:val="single" w:sz="6" w:space="6" w:color="1F3864" w:themeColor="accent5" w:themeShade="80"/>
        <w:left w:val="single" w:sz="6" w:space="6" w:color="1F3864" w:themeColor="accent5" w:themeShade="80"/>
        <w:bottom w:val="single" w:sz="6" w:space="6" w:color="1F3864" w:themeColor="accent5" w:themeShade="80"/>
        <w:right w:val="single" w:sz="6" w:space="6" w:color="1F3864" w:themeColor="accent5" w:themeShade="80"/>
      </w:pBdr>
      <w:shd w:val="clear" w:color="auto" w:fill="D9E2F3" w:themeFill="accent5" w:themeFillTint="33"/>
      <w:ind w:leftChars="300" w:left="300" w:rightChars="300" w:right="300"/>
    </w:pPr>
    <w:rPr>
      <w:rFonts w:eastAsia="ＭＳ Ｐゴシック"/>
      <w:b/>
    </w:rPr>
  </w:style>
  <w:style w:type="character" w:customStyle="1" w:styleId="af2">
    <w:name w:val="要点 (文字)"/>
    <w:basedOn w:val="af"/>
    <w:link w:val="af1"/>
    <w:rsid w:val="002F70DD"/>
    <w:rPr>
      <w:rFonts w:eastAsia="ＭＳ Ｐゴシック"/>
      <w:b/>
      <w:i w:val="0"/>
      <w:iCs w:val="0"/>
      <w:color w:val="404040" w:themeColor="text1" w:themeTint="BF"/>
      <w:sz w:val="20"/>
      <w:shd w:val="clear" w:color="auto" w:fill="D9E2F3" w:themeFill="accent5" w:themeFillTint="33"/>
    </w:rPr>
  </w:style>
  <w:style w:type="paragraph" w:customStyle="1" w:styleId="af3">
    <w:name w:val="コード"/>
    <w:basedOn w:val="a0"/>
    <w:link w:val="af4"/>
    <w:qFormat/>
    <w:rsid w:val="002F70DD"/>
    <w:pPr>
      <w:pBdr>
        <w:top w:val="dashSmallGap" w:sz="12" w:space="7" w:color="2F5496" w:themeColor="accent5" w:themeShade="BF"/>
        <w:left w:val="dashSmallGap" w:sz="12" w:space="7" w:color="2F5496" w:themeColor="accent5" w:themeShade="BF"/>
        <w:bottom w:val="dashSmallGap" w:sz="12" w:space="7" w:color="2F5496" w:themeColor="accent5" w:themeShade="BF"/>
        <w:right w:val="dashSmallGap" w:sz="12" w:space="7" w:color="2F5496" w:themeColor="accent5" w:themeShade="BF"/>
      </w:pBdr>
      <w:spacing w:line="240" w:lineRule="atLeast"/>
      <w:ind w:leftChars="300" w:left="300" w:rightChars="300" w:right="300"/>
    </w:pPr>
    <w:rPr>
      <w:rFonts w:ascii="ＭＳ ゴシック" w:eastAsia="ＭＳ ゴシック"/>
      <w:noProof/>
      <w:sz w:val="18"/>
    </w:rPr>
  </w:style>
  <w:style w:type="character" w:customStyle="1" w:styleId="af4">
    <w:name w:val="コード (文字)"/>
    <w:basedOn w:val="a1"/>
    <w:link w:val="af3"/>
    <w:rsid w:val="002F70DD"/>
    <w:rPr>
      <w:rFonts w:ascii="ＭＳ ゴシック" w:eastAsia="ＭＳ ゴシック"/>
      <w:noProof/>
      <w:sz w:val="18"/>
    </w:rPr>
  </w:style>
  <w:style w:type="paragraph" w:styleId="11">
    <w:name w:val="toc 1"/>
    <w:basedOn w:val="a0"/>
    <w:next w:val="a0"/>
    <w:autoRedefine/>
    <w:uiPriority w:val="39"/>
    <w:unhideWhenUsed/>
    <w:rsid w:val="00272E41"/>
    <w:pPr>
      <w:ind w:left="0"/>
    </w:pPr>
  </w:style>
  <w:style w:type="paragraph" w:styleId="21">
    <w:name w:val="toc 2"/>
    <w:basedOn w:val="a0"/>
    <w:next w:val="a0"/>
    <w:autoRedefine/>
    <w:uiPriority w:val="39"/>
    <w:unhideWhenUsed/>
    <w:rsid w:val="00272E41"/>
    <w:pPr>
      <w:ind w:leftChars="100" w:left="200"/>
    </w:pPr>
  </w:style>
  <w:style w:type="character" w:styleId="af5">
    <w:name w:val="Hyperlink"/>
    <w:basedOn w:val="a1"/>
    <w:uiPriority w:val="99"/>
    <w:unhideWhenUsed/>
    <w:rsid w:val="00272E41"/>
    <w:rPr>
      <w:color w:val="0563C1" w:themeColor="hyperlink"/>
      <w:u w:val="single"/>
    </w:rPr>
  </w:style>
  <w:style w:type="paragraph" w:styleId="af6">
    <w:name w:val="Balloon Text"/>
    <w:basedOn w:val="a0"/>
    <w:link w:val="af7"/>
    <w:uiPriority w:val="99"/>
    <w:semiHidden/>
    <w:unhideWhenUsed/>
    <w:rsid w:val="009B63C4"/>
    <w:rPr>
      <w:rFonts w:asciiTheme="majorHAnsi" w:eastAsiaTheme="majorEastAsia" w:hAnsiTheme="majorHAnsi" w:cstheme="majorBidi"/>
      <w:sz w:val="18"/>
      <w:szCs w:val="18"/>
    </w:rPr>
  </w:style>
  <w:style w:type="character" w:customStyle="1" w:styleId="af7">
    <w:name w:val="吹き出し (文字)"/>
    <w:basedOn w:val="a1"/>
    <w:link w:val="af6"/>
    <w:uiPriority w:val="99"/>
    <w:semiHidden/>
    <w:rsid w:val="009B63C4"/>
    <w:rPr>
      <w:rFonts w:asciiTheme="majorHAnsi" w:eastAsiaTheme="majorEastAsia" w:hAnsiTheme="majorHAnsi" w:cstheme="majorBidi"/>
      <w:sz w:val="18"/>
      <w:szCs w:val="18"/>
    </w:rPr>
  </w:style>
  <w:style w:type="paragraph" w:styleId="af8">
    <w:name w:val="TOC Heading"/>
    <w:basedOn w:val="1"/>
    <w:next w:val="a0"/>
    <w:uiPriority w:val="39"/>
    <w:unhideWhenUsed/>
    <w:qFormat/>
    <w:rsid w:val="002B305E"/>
    <w:pPr>
      <w:keepLines/>
      <w:widowControl/>
      <w:pBdr>
        <w:top w:val="none" w:sz="0" w:space="0" w:color="auto"/>
        <w:left w:val="none" w:sz="0" w:space="0" w:color="auto"/>
        <w:bottom w:val="none" w:sz="0" w:space="0" w:color="auto"/>
        <w:right w:val="none" w:sz="0" w:space="0" w:color="auto"/>
      </w:pBdr>
      <w:shd w:val="clear" w:color="auto" w:fill="auto"/>
      <w:snapToGrid/>
      <w:spacing w:before="480" w:after="0" w:line="276" w:lineRule="auto"/>
      <w:ind w:leftChars="0" w:left="0" w:rightChars="0" w:right="0"/>
      <w:outlineLvl w:val="9"/>
    </w:pPr>
    <w:rPr>
      <w:rFonts w:eastAsiaTheme="majorEastAsia"/>
      <w:bCs/>
      <w:color w:val="2E74B5" w:themeColor="accent1" w:themeShade="BF"/>
      <w:kern w:val="0"/>
      <w:szCs w:val="28"/>
    </w:rPr>
  </w:style>
  <w:style w:type="paragraph" w:styleId="31">
    <w:name w:val="toc 3"/>
    <w:basedOn w:val="a0"/>
    <w:next w:val="a0"/>
    <w:autoRedefine/>
    <w:uiPriority w:val="39"/>
    <w:unhideWhenUsed/>
    <w:rsid w:val="002B305E"/>
    <w:pPr>
      <w:ind w:leftChars="200" w:left="400"/>
    </w:pPr>
  </w:style>
  <w:style w:type="paragraph" w:styleId="41">
    <w:name w:val="toc 4"/>
    <w:basedOn w:val="a0"/>
    <w:next w:val="a0"/>
    <w:autoRedefine/>
    <w:uiPriority w:val="39"/>
    <w:unhideWhenUsed/>
    <w:rsid w:val="00523E6C"/>
    <w:pPr>
      <w:snapToGrid/>
      <w:ind w:leftChars="300" w:left="630" w:rightChars="0" w:right="0"/>
      <w:jc w:val="both"/>
    </w:pPr>
    <w:rPr>
      <w:rFonts w:eastAsiaTheme="minorEastAsia"/>
      <w:sz w:val="21"/>
    </w:rPr>
  </w:style>
  <w:style w:type="paragraph" w:styleId="51">
    <w:name w:val="toc 5"/>
    <w:basedOn w:val="a0"/>
    <w:next w:val="a0"/>
    <w:autoRedefine/>
    <w:uiPriority w:val="39"/>
    <w:unhideWhenUsed/>
    <w:rsid w:val="00523E6C"/>
    <w:pPr>
      <w:snapToGrid/>
      <w:ind w:leftChars="400" w:left="840" w:rightChars="0" w:right="0"/>
      <w:jc w:val="both"/>
    </w:pPr>
    <w:rPr>
      <w:rFonts w:eastAsiaTheme="minorEastAsia"/>
      <w:sz w:val="21"/>
    </w:rPr>
  </w:style>
  <w:style w:type="paragraph" w:styleId="61">
    <w:name w:val="toc 6"/>
    <w:basedOn w:val="a0"/>
    <w:next w:val="a0"/>
    <w:autoRedefine/>
    <w:uiPriority w:val="39"/>
    <w:unhideWhenUsed/>
    <w:rsid w:val="00523E6C"/>
    <w:pPr>
      <w:snapToGrid/>
      <w:ind w:leftChars="500" w:left="1050" w:rightChars="0" w:right="0"/>
      <w:jc w:val="both"/>
    </w:pPr>
    <w:rPr>
      <w:rFonts w:eastAsiaTheme="minorEastAsia"/>
      <w:sz w:val="21"/>
    </w:rPr>
  </w:style>
  <w:style w:type="paragraph" w:styleId="71">
    <w:name w:val="toc 7"/>
    <w:basedOn w:val="a0"/>
    <w:next w:val="a0"/>
    <w:autoRedefine/>
    <w:uiPriority w:val="39"/>
    <w:unhideWhenUsed/>
    <w:rsid w:val="00523E6C"/>
    <w:pPr>
      <w:snapToGrid/>
      <w:ind w:leftChars="600" w:left="1260" w:rightChars="0" w:right="0"/>
      <w:jc w:val="both"/>
    </w:pPr>
    <w:rPr>
      <w:rFonts w:eastAsiaTheme="minorEastAsia"/>
      <w:sz w:val="21"/>
    </w:rPr>
  </w:style>
  <w:style w:type="paragraph" w:styleId="8">
    <w:name w:val="toc 8"/>
    <w:basedOn w:val="a0"/>
    <w:next w:val="a0"/>
    <w:autoRedefine/>
    <w:uiPriority w:val="39"/>
    <w:unhideWhenUsed/>
    <w:rsid w:val="00523E6C"/>
    <w:pPr>
      <w:snapToGrid/>
      <w:ind w:leftChars="700" w:left="1470" w:rightChars="0" w:right="0"/>
      <w:jc w:val="both"/>
    </w:pPr>
    <w:rPr>
      <w:rFonts w:eastAsiaTheme="minorEastAsia"/>
      <w:sz w:val="21"/>
    </w:rPr>
  </w:style>
  <w:style w:type="paragraph" w:styleId="9">
    <w:name w:val="toc 9"/>
    <w:basedOn w:val="a0"/>
    <w:next w:val="a0"/>
    <w:autoRedefine/>
    <w:uiPriority w:val="39"/>
    <w:unhideWhenUsed/>
    <w:rsid w:val="00523E6C"/>
    <w:pPr>
      <w:snapToGrid/>
      <w:ind w:leftChars="800" w:left="1680" w:rightChars="0" w:right="0"/>
      <w:jc w:val="both"/>
    </w:pPr>
    <w:rPr>
      <w:rFonts w:eastAsiaTheme="minorEastAsia"/>
      <w:sz w:val="21"/>
    </w:rPr>
  </w:style>
  <w:style w:type="paragraph" w:styleId="Web">
    <w:name w:val="Normal (Web)"/>
    <w:basedOn w:val="a0"/>
    <w:uiPriority w:val="99"/>
    <w:unhideWhenUsed/>
    <w:rsid w:val="00DD04A8"/>
    <w:pPr>
      <w:widowControl/>
      <w:snapToGrid/>
      <w:spacing w:before="100" w:beforeAutospacing="1" w:after="100" w:afterAutospacing="1"/>
      <w:ind w:leftChars="0" w:left="0" w:rightChars="0" w:right="0"/>
    </w:pPr>
    <w:rPr>
      <w:rFonts w:ascii="ＭＳ Ｐゴシック" w:eastAsia="ＭＳ Ｐゴシック" w:hAnsi="ＭＳ Ｐゴシック" w:cs="ＭＳ Ｐゴシック"/>
      <w:kern w:val="0"/>
      <w:sz w:val="24"/>
      <w:szCs w:val="24"/>
    </w:rPr>
  </w:style>
  <w:style w:type="paragraph" w:customStyle="1" w:styleId="12">
    <w:name w:val="スタイル1"/>
    <w:basedOn w:val="5"/>
    <w:link w:val="13"/>
    <w:qFormat/>
    <w:rsid w:val="00452443"/>
    <w:pPr>
      <w:widowControl/>
      <w:snapToGrid/>
      <w:ind w:left="100"/>
    </w:pPr>
  </w:style>
  <w:style w:type="character" w:customStyle="1" w:styleId="13">
    <w:name w:val="スタイル1 (文字)"/>
    <w:basedOn w:val="50"/>
    <w:link w:val="12"/>
    <w:rsid w:val="00452443"/>
    <w:rPr>
      <w:rFonts w:asciiTheme="majorHAnsi" w:eastAsiaTheme="majorEastAsia" w:hAnsiTheme="majorHAnsi" w:cstheme="majorBid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7357231">
      <w:bodyDiv w:val="1"/>
      <w:marLeft w:val="0"/>
      <w:marRight w:val="0"/>
      <w:marTop w:val="0"/>
      <w:marBottom w:val="0"/>
      <w:divBdr>
        <w:top w:val="none" w:sz="0" w:space="0" w:color="auto"/>
        <w:left w:val="none" w:sz="0" w:space="0" w:color="auto"/>
        <w:bottom w:val="none" w:sz="0" w:space="0" w:color="auto"/>
        <w:right w:val="none" w:sz="0" w:space="0" w:color="auto"/>
      </w:divBdr>
    </w:div>
    <w:div w:id="2046830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4.png"/><Relationship Id="rId21" Type="http://schemas.openxmlformats.org/officeDocument/2006/relationships/image" Target="media/image12.png"/><Relationship Id="rId47" Type="http://schemas.openxmlformats.org/officeDocument/2006/relationships/image" Target="media/image33.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0.png"/><Relationship Id="rId89" Type="http://schemas.openxmlformats.org/officeDocument/2006/relationships/image" Target="media/image76.png"/><Relationship Id="rId112" Type="http://schemas.openxmlformats.org/officeDocument/2006/relationships/image" Target="media/image101.png"/><Relationship Id="rId16" Type="http://schemas.openxmlformats.org/officeDocument/2006/relationships/image" Target="media/image710.png"/><Relationship Id="rId107" Type="http://schemas.openxmlformats.org/officeDocument/2006/relationships/image" Target="media/image97.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6.png"/><Relationship Id="rId53" Type="http://schemas.openxmlformats.org/officeDocument/2006/relationships/image" Target="media/image38.png"/><Relationship Id="rId58" Type="http://schemas.openxmlformats.org/officeDocument/2006/relationships/image" Target="media/image49.png"/><Relationship Id="rId74" Type="http://schemas.openxmlformats.org/officeDocument/2006/relationships/image" Target="media/image62.png"/><Relationship Id="rId79" Type="http://schemas.openxmlformats.org/officeDocument/2006/relationships/image" Target="media/image69.png"/><Relationship Id="rId102" Type="http://schemas.openxmlformats.org/officeDocument/2006/relationships/image" Target="media/image88.png"/><Relationship Id="rId123" Type="http://schemas.openxmlformats.org/officeDocument/2006/relationships/footer" Target="footer1.xml"/><Relationship Id="rId128"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8.png"/><Relationship Id="rId90" Type="http://schemas.openxmlformats.org/officeDocument/2006/relationships/image" Target="media/image78.png"/><Relationship Id="rId95" Type="http://schemas.openxmlformats.org/officeDocument/2006/relationships/image" Target="media/image85.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image" Target="media/image65.png"/><Relationship Id="rId100" Type="http://schemas.openxmlformats.org/officeDocument/2006/relationships/image" Target="media/image86.png"/><Relationship Id="rId105" Type="http://schemas.openxmlformats.org/officeDocument/2006/relationships/image" Target="media/image95.png"/><Relationship Id="rId113" Type="http://schemas.openxmlformats.org/officeDocument/2006/relationships/image" Target="media/image100.png"/><Relationship Id="rId118" Type="http://schemas.openxmlformats.org/officeDocument/2006/relationships/image" Target="media/image106.png"/><Relationship Id="rId12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60.png"/><Relationship Id="rId80" Type="http://schemas.openxmlformats.org/officeDocument/2006/relationships/image" Target="media/image67.png"/><Relationship Id="rId85" Type="http://schemas.openxmlformats.org/officeDocument/2006/relationships/image" Target="media/image75.png"/><Relationship Id="rId93" Type="http://schemas.openxmlformats.org/officeDocument/2006/relationships/image" Target="media/image81.png"/><Relationship Id="rId98" Type="http://schemas.openxmlformats.org/officeDocument/2006/relationships/image" Target="media/image84.png"/><Relationship Id="rId12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10.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8.png"/><Relationship Id="rId46" Type="http://schemas.openxmlformats.org/officeDocument/2006/relationships/image" Target="media/image37.png"/><Relationship Id="rId59" Type="http://schemas.openxmlformats.org/officeDocument/2006/relationships/image" Target="media/image44.png"/><Relationship Id="rId67" Type="http://schemas.openxmlformats.org/officeDocument/2006/relationships/image" Target="media/image54.png"/><Relationship Id="rId103" Type="http://schemas.openxmlformats.org/officeDocument/2006/relationships/image" Target="media/image93.png"/><Relationship Id="rId108" Type="http://schemas.openxmlformats.org/officeDocument/2006/relationships/image" Target="media/image94.png"/><Relationship Id="rId116" Type="http://schemas.openxmlformats.org/officeDocument/2006/relationships/image" Target="media/image105.png"/><Relationship Id="rId124" Type="http://schemas.openxmlformats.org/officeDocument/2006/relationships/footer" Target="footer2.xml"/><Relationship Id="rId12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5.png"/><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image" Target="media/image63.png"/><Relationship Id="rId83" Type="http://schemas.openxmlformats.org/officeDocument/2006/relationships/image" Target="media/image73.png"/><Relationship Id="rId88" Type="http://schemas.openxmlformats.org/officeDocument/2006/relationships/image" Target="media/image74.png"/><Relationship Id="rId91" Type="http://schemas.openxmlformats.org/officeDocument/2006/relationships/image" Target="media/image79.png"/><Relationship Id="rId96" Type="http://schemas.openxmlformats.org/officeDocument/2006/relationships/image" Target="media/image83.png"/><Relationship Id="rId111" Type="http://schemas.openxmlformats.org/officeDocument/2006/relationships/image" Target="media/image9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image" Target="media/image92.png"/><Relationship Id="rId114" Type="http://schemas.openxmlformats.org/officeDocument/2006/relationships/image" Target="media/image103.png"/><Relationship Id="rId119" Type="http://schemas.openxmlformats.org/officeDocument/2006/relationships/image" Target="media/image107.png"/><Relationship Id="rId12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6.png"/><Relationship Id="rId65" Type="http://schemas.openxmlformats.org/officeDocument/2006/relationships/image" Target="media/image52.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71.png"/><Relationship Id="rId86" Type="http://schemas.openxmlformats.org/officeDocument/2006/relationships/image" Target="media/image72.png"/><Relationship Id="rId94" Type="http://schemas.openxmlformats.org/officeDocument/2006/relationships/image" Target="media/image82.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image" Target="media/image96.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0.png"/><Relationship Id="rId76" Type="http://schemas.openxmlformats.org/officeDocument/2006/relationships/image" Target="media/image64.png"/><Relationship Id="rId97" Type="http://schemas.openxmlformats.org/officeDocument/2006/relationships/image" Target="media/image87.png"/><Relationship Id="rId104" Type="http://schemas.openxmlformats.org/officeDocument/2006/relationships/image" Target="media/image90.png"/><Relationship Id="rId120" Type="http://schemas.openxmlformats.org/officeDocument/2006/relationships/image" Target="media/image108.png"/><Relationship Id="rId125"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80.png"/><Relationship Id="rId2" Type="http://schemas.openxmlformats.org/officeDocument/2006/relationships/numbering" Target="numbering.xml"/><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7.png"/><Relationship Id="rId110" Type="http://schemas.openxmlformats.org/officeDocument/2006/relationships/image" Target="media/image98.png"/><Relationship Id="rId115" Type="http://schemas.openxmlformats.org/officeDocument/2006/relationships/image" Target="media/image10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A0EEC6-971C-449E-A623-7F4D65ABE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1478</Words>
  <Characters>8428</Characters>
  <Application>Microsoft Office Word</Application>
  <DocSecurity>0</DocSecurity>
  <Lines>70</Lines>
  <Paragraphs>19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勝股 祐佳</dc:creator>
  <cp:keywords/>
  <cp:lastModifiedBy>kuni-suzuki</cp:lastModifiedBy>
  <cp:revision>4</cp:revision>
  <cp:lastPrinted>2017-05-01T10:58:00Z</cp:lastPrinted>
  <dcterms:created xsi:type="dcterms:W3CDTF">2018-09-10T08:24:00Z</dcterms:created>
  <dcterms:modified xsi:type="dcterms:W3CDTF">2018-09-10T08:29:00Z</dcterms:modified>
</cp:coreProperties>
</file>